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FCCAD" w14:textId="77777777" w:rsidR="00366E4D" w:rsidRPr="005872EC" w:rsidRDefault="00366E4D" w:rsidP="00366E4D">
      <w:pPr>
        <w:pStyle w:val="SuperTitle"/>
        <w:rPr>
          <w:rFonts w:cs="Arial"/>
          <w:lang w:val="es-MX"/>
        </w:rPr>
      </w:pPr>
      <w:r w:rsidRPr="005872EC">
        <w:rPr>
          <w:rFonts w:cs="Arial"/>
          <w:lang w:val="es-MX"/>
        </w:rPr>
        <w:tab/>
      </w:r>
    </w:p>
    <w:p w14:paraId="7D0BCD1B" w14:textId="6B4CEE1E" w:rsidR="00851BE3" w:rsidRPr="005872EC" w:rsidRDefault="00052D90" w:rsidP="00851BE3">
      <w:pPr>
        <w:pStyle w:val="Title"/>
        <w:spacing w:after="720"/>
        <w:rPr>
          <w:rFonts w:cs="Arial"/>
          <w:sz w:val="40"/>
          <w:szCs w:val="40"/>
          <w:lang w:val="es-MX"/>
        </w:rPr>
      </w:pPr>
      <w:bookmarkStart w:id="0" w:name="_Toc264212869"/>
      <w:bookmarkStart w:id="1" w:name="_Toc290578500"/>
      <w:bookmarkStart w:id="2" w:name="_Toc290582073"/>
      <w:bookmarkStart w:id="3" w:name="_Toc290629429"/>
      <w:del w:id="4" w:author="Reyna Valentina Ortiz Porras" w:date="2024-03-17T21:33:00Z">
        <w:r w:rsidRPr="005872EC" w:rsidDel="00FF719C">
          <w:rPr>
            <w:rFonts w:cs="Arial"/>
            <w:sz w:val="72"/>
            <w:lang w:val="es-MX"/>
          </w:rPr>
          <w:delText>Guía de definición del proyecto</w:delText>
        </w:r>
      </w:del>
      <w:bookmarkStart w:id="5" w:name="_Toc161607630"/>
      <w:ins w:id="6" w:author="Reyna Valentina Ortiz Porras" w:date="2024-03-17T21:33:00Z">
        <w:r w:rsidR="00FF719C">
          <w:rPr>
            <w:rFonts w:cs="Arial"/>
            <w:sz w:val="72"/>
            <w:lang w:val="es-MX"/>
          </w:rPr>
          <w:t>Pla</w:t>
        </w:r>
      </w:ins>
      <w:ins w:id="7" w:author="Reyna Valentina Ortiz Porras" w:date="2024-03-17T21:34:00Z">
        <w:r w:rsidR="00FF719C">
          <w:rPr>
            <w:rFonts w:cs="Arial"/>
            <w:sz w:val="72"/>
            <w:lang w:val="es-MX"/>
          </w:rPr>
          <w:t>n del Proyecto</w:t>
        </w:r>
      </w:ins>
      <w:r w:rsidR="00366E4D" w:rsidRPr="005872EC">
        <w:rPr>
          <w:rFonts w:cs="Arial"/>
          <w:sz w:val="72"/>
          <w:lang w:val="es-MX"/>
        </w:rPr>
        <w:br/>
      </w:r>
      <w:r w:rsidR="00366E4D" w:rsidRPr="005872EC">
        <w:rPr>
          <w:rFonts w:cs="Arial"/>
          <w:sz w:val="72"/>
          <w:lang w:val="es-MX"/>
        </w:rPr>
        <w:br/>
      </w:r>
      <w:bookmarkEnd w:id="0"/>
      <w:bookmarkEnd w:id="1"/>
      <w:bookmarkEnd w:id="2"/>
      <w:bookmarkEnd w:id="3"/>
      <w:del w:id="8" w:author="Reyna Valentina Ortiz Porras" w:date="2024-03-17T21:33:00Z">
        <w:r w:rsidR="009D482F" w:rsidRPr="005872EC" w:rsidDel="00FF719C">
          <w:rPr>
            <w:rFonts w:cs="Arial"/>
            <w:color w:val="8064A2" w:themeColor="accent4"/>
            <w:sz w:val="40"/>
            <w:szCs w:val="40"/>
            <w:lang w:val="es-MX"/>
          </w:rPr>
          <w:delText>[Nombre del proyecto]</w:delText>
        </w:r>
      </w:del>
      <w:ins w:id="9" w:author="Reyna Valentina Ortiz Porras" w:date="2024-03-17T21:33:00Z">
        <w:r w:rsidR="00FF719C">
          <w:rPr>
            <w:rFonts w:cs="Arial"/>
            <w:color w:val="8064A2" w:themeColor="accent4"/>
            <w:sz w:val="40"/>
            <w:szCs w:val="40"/>
            <w:lang w:val="es-MX"/>
          </w:rPr>
          <w:t>Salud Express</w:t>
        </w:r>
      </w:ins>
      <w:bookmarkEnd w:id="5"/>
    </w:p>
    <w:p w14:paraId="48C870DB" w14:textId="7E72F962" w:rsidR="00366E4D" w:rsidRPr="005872EC" w:rsidRDefault="009D482F" w:rsidP="00366E4D">
      <w:pPr>
        <w:pStyle w:val="ByLine"/>
        <w:rPr>
          <w:rFonts w:cs="Arial"/>
          <w:lang w:val="es-MX"/>
        </w:rPr>
      </w:pPr>
      <w:r w:rsidRPr="005872EC">
        <w:rPr>
          <w:rFonts w:cs="Arial"/>
          <w:lang w:val="es-MX"/>
        </w:rPr>
        <w:t xml:space="preserve">Versión </w:t>
      </w:r>
      <w:del w:id="10" w:author="Reyna Valentina Ortiz Porras" w:date="2024-03-17T21:34:00Z">
        <w:r w:rsidRPr="005872EC" w:rsidDel="00FF719C">
          <w:rPr>
            <w:rFonts w:cs="Arial"/>
            <w:color w:val="8064A2" w:themeColor="accent4"/>
            <w:lang w:val="es-MX"/>
          </w:rPr>
          <w:delText>[número de versión]</w:delText>
        </w:r>
      </w:del>
      <w:ins w:id="11" w:author="Reyna Valentina Ortiz Porras" w:date="2024-03-17T21:34:00Z">
        <w:r w:rsidR="00FF719C">
          <w:rPr>
            <w:rFonts w:cs="Arial"/>
            <w:color w:val="8064A2" w:themeColor="accent4"/>
            <w:lang w:val="es-MX"/>
          </w:rPr>
          <w:t>1.0</w:t>
        </w:r>
      </w:ins>
    </w:p>
    <w:p w14:paraId="4C9E58B3" w14:textId="77777777" w:rsidR="00366E4D" w:rsidRPr="005872EC" w:rsidRDefault="00366E4D" w:rsidP="00366E4D">
      <w:pPr>
        <w:pStyle w:val="ByLine"/>
        <w:spacing w:before="0" w:after="0" w:line="360" w:lineRule="auto"/>
        <w:rPr>
          <w:rFonts w:cs="Arial"/>
          <w:lang w:val="es-MX"/>
        </w:rPr>
      </w:pPr>
      <w:r w:rsidRPr="005872EC">
        <w:rPr>
          <w:rFonts w:cs="Arial"/>
          <w:lang w:val="es-MX"/>
        </w:rPr>
        <w:t>Elaborado por:</w:t>
      </w:r>
    </w:p>
    <w:p w14:paraId="61ABACE3" w14:textId="77777777" w:rsidR="00FF719C" w:rsidRPr="005872EC" w:rsidRDefault="00FF719C" w:rsidP="00FF719C">
      <w:pPr>
        <w:pStyle w:val="ByLine"/>
        <w:spacing w:before="0" w:after="0" w:line="360" w:lineRule="auto"/>
        <w:rPr>
          <w:ins w:id="12" w:author="Reyna Valentina Ortiz Porras" w:date="2024-03-17T21:34:00Z"/>
          <w:rFonts w:cs="Arial"/>
          <w:color w:val="8064A2" w:themeColor="accent4"/>
          <w:lang w:val="es-MX"/>
        </w:rPr>
      </w:pPr>
      <w:ins w:id="13" w:author="Reyna Valentina Ortiz Porras" w:date="2024-03-17T21:34:00Z">
        <w:r>
          <w:rPr>
            <w:rFonts w:cs="Arial"/>
            <w:color w:val="8064A2" w:themeColor="accent4"/>
            <w:lang w:val="es-MX"/>
          </w:rPr>
          <w:t>Jesús Oswaldo Chan Uicab</w:t>
        </w:r>
      </w:ins>
    </w:p>
    <w:p w14:paraId="1214634C" w14:textId="77777777" w:rsidR="00FF719C" w:rsidRPr="005872EC" w:rsidRDefault="00FF719C" w:rsidP="00FF719C">
      <w:pPr>
        <w:pStyle w:val="ByLine"/>
        <w:spacing w:before="0" w:after="0" w:line="360" w:lineRule="auto"/>
        <w:rPr>
          <w:ins w:id="14" w:author="Reyna Valentina Ortiz Porras" w:date="2024-03-17T21:34:00Z"/>
          <w:rFonts w:cs="Arial"/>
          <w:color w:val="8064A2" w:themeColor="accent4"/>
          <w:lang w:val="es-MX"/>
        </w:rPr>
      </w:pPr>
      <w:ins w:id="15" w:author="Reyna Valentina Ortiz Porras" w:date="2024-03-17T21:34:00Z">
        <w:r w:rsidRPr="005872EC">
          <w:rPr>
            <w:rFonts w:cs="Arial"/>
            <w:color w:val="8064A2" w:themeColor="accent4"/>
            <w:lang w:val="es-MX"/>
          </w:rPr>
          <w:t xml:space="preserve"> </w:t>
        </w:r>
        <w:r>
          <w:rPr>
            <w:rFonts w:cs="Arial"/>
            <w:color w:val="8064A2" w:themeColor="accent4"/>
            <w:lang w:val="es-MX"/>
          </w:rPr>
          <w:t>Fernando Joachin Prieto</w:t>
        </w:r>
      </w:ins>
    </w:p>
    <w:p w14:paraId="71BDAE61" w14:textId="0504A7B5" w:rsidR="009D482F" w:rsidDel="00FF719C" w:rsidRDefault="00FF719C" w:rsidP="00FF719C">
      <w:pPr>
        <w:pStyle w:val="ByLine"/>
        <w:rPr>
          <w:del w:id="16" w:author="Reyna Valentina Ortiz Porras" w:date="2024-03-17T21:34:00Z"/>
          <w:rFonts w:cs="Arial"/>
          <w:color w:val="8064A2" w:themeColor="accent4"/>
          <w:lang w:val="es-MX"/>
        </w:rPr>
      </w:pPr>
      <w:ins w:id="17" w:author="Reyna Valentina Ortiz Porras" w:date="2024-03-17T21:34:00Z">
        <w:r w:rsidRPr="005872EC">
          <w:rPr>
            <w:rFonts w:cs="Arial"/>
            <w:color w:val="8064A2" w:themeColor="accent4"/>
            <w:lang w:val="es-MX"/>
          </w:rPr>
          <w:t xml:space="preserve"> </w:t>
        </w:r>
        <w:r>
          <w:rPr>
            <w:rFonts w:cs="Arial"/>
            <w:color w:val="8064A2" w:themeColor="accent4"/>
            <w:lang w:val="es-MX"/>
          </w:rPr>
          <w:t>Carlos Augusto May Vivas</w:t>
        </w:r>
      </w:ins>
      <w:del w:id="18" w:author="Reyna Valentina Ortiz Porras" w:date="2024-03-17T21:34:00Z">
        <w:r w:rsidR="009D482F" w:rsidRPr="005872EC" w:rsidDel="00FF719C">
          <w:rPr>
            <w:rFonts w:cs="Arial"/>
            <w:color w:val="8064A2" w:themeColor="accent4"/>
            <w:lang w:val="es-MX"/>
          </w:rPr>
          <w:delText>[Autor 1]</w:delText>
        </w:r>
      </w:del>
    </w:p>
    <w:p w14:paraId="6D175F7D" w14:textId="77777777" w:rsidR="00FF719C" w:rsidRDefault="00FF719C" w:rsidP="00FF719C">
      <w:pPr>
        <w:pStyle w:val="ByLine"/>
        <w:spacing w:before="0" w:after="0" w:line="360" w:lineRule="auto"/>
        <w:rPr>
          <w:ins w:id="19" w:author="Reyna Valentina Ortiz Porras" w:date="2024-03-17T21:34:00Z"/>
          <w:rFonts w:cs="Arial"/>
          <w:color w:val="8064A2" w:themeColor="accent4"/>
          <w:lang w:val="es-MX"/>
        </w:rPr>
      </w:pPr>
    </w:p>
    <w:p w14:paraId="49EC1FD9" w14:textId="3D053A19" w:rsidR="00D0208A" w:rsidRDefault="00FF719C">
      <w:pPr>
        <w:pStyle w:val="ByLine"/>
        <w:spacing w:before="0" w:after="0" w:line="360" w:lineRule="auto"/>
        <w:rPr>
          <w:rFonts w:cs="Arial"/>
          <w:color w:val="8064A2" w:themeColor="accent4"/>
          <w:lang w:val="es-MX"/>
          <w:rPrChange w:id="20" w:author="Reyna Valentina Ortiz Porras" w:date="2024-03-17T22:43:00Z">
            <w:rPr>
              <w:sz w:val="32"/>
              <w:lang w:val="es-MX"/>
            </w:rPr>
          </w:rPrChange>
        </w:rPr>
        <w:sectPr w:rsidR="00000000" w:rsidSect="003675A5">
          <w:headerReference w:type="default" r:id="rId8"/>
          <w:footerReference w:type="even" r:id="rId9"/>
          <w:footerReference w:type="default" r:id="rId10"/>
          <w:pgSz w:w="12240" w:h="15840" w:code="1"/>
          <w:pgMar w:top="1806" w:right="1440" w:bottom="1440" w:left="1440" w:header="720" w:footer="720" w:gutter="0"/>
          <w:pgNumType w:fmt="lowerRoman" w:start="1"/>
          <w:cols w:space="720"/>
          <w:docGrid w:linePitch="299"/>
        </w:sectPr>
        <w:pPrChange w:id="35" w:author="Reyna Valentina Ortiz Porras" w:date="2024-03-17T22:43:00Z">
          <w:pPr>
            <w:pStyle w:val="ChangeHistoryTitle"/>
            <w:spacing w:before="0"/>
          </w:pPr>
        </w:pPrChange>
      </w:pPr>
      <w:ins w:id="36" w:author="Reyna Valentina Ortiz Porras" w:date="2024-03-17T21:34:00Z">
        <w:r>
          <w:rPr>
            <w:rFonts w:cs="Arial"/>
            <w:color w:val="8064A2" w:themeColor="accent4"/>
            <w:lang w:val="es-MX"/>
          </w:rPr>
          <w:t>Reyna Valentina Ortiz Porras</w:t>
        </w:r>
      </w:ins>
    </w:p>
    <w:customXmlDelRangeStart w:id="37" w:author="Reyna Valentina Ortiz Porras" w:date="2024-03-17T22:43:00Z"/>
    <w:sdt>
      <w:sdtPr>
        <w:rPr>
          <w:rFonts w:ascii="Times" w:eastAsia="Times New Roman" w:hAnsi="Times" w:cs="Times New Roman"/>
          <w:b w:val="0"/>
          <w:bCs w:val="0"/>
          <w:color w:val="auto"/>
          <w:sz w:val="22"/>
          <w:szCs w:val="22"/>
          <w:lang w:val="en-US" w:eastAsia="en-US"/>
        </w:rPr>
        <w:id w:val="1852751401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MX" w:eastAsia="es-MX"/>
        </w:rPr>
      </w:sdtEndPr>
      <w:sdtContent>
        <w:customXmlDelRangeEnd w:id="37"/>
        <w:p w14:paraId="028EACEA" w14:textId="57D4ECC5" w:rsidR="00BE42E6" w:rsidRPr="005872EC" w:rsidDel="00761931" w:rsidRDefault="00BE42E6">
          <w:pPr>
            <w:pStyle w:val="TOCHeading"/>
            <w:rPr>
              <w:del w:id="38" w:author="Reyna Valentina Ortiz Porras" w:date="2024-03-17T22:43:00Z"/>
              <w:rFonts w:ascii="Times" w:eastAsia="Times New Roman" w:hAnsi="Times" w:cs="Times New Roman"/>
              <w:b w:val="0"/>
              <w:bCs w:val="0"/>
              <w:color w:val="auto"/>
              <w:sz w:val="22"/>
              <w:szCs w:val="22"/>
              <w:lang w:eastAsia="en-US"/>
            </w:rPr>
            <w:pPrChange w:id="39" w:author="Reyna Valentina Ortiz Porras" w:date="2024-03-17T22:43:00Z">
              <w:pPr>
                <w:pStyle w:val="TOCHeading"/>
                <w:jc w:val="center"/>
              </w:pPr>
            </w:pPrChange>
          </w:pPr>
        </w:p>
        <w:p w14:paraId="664C2F3B" w14:textId="2F39FE51" w:rsidR="00536D15" w:rsidDel="00536D15" w:rsidRDefault="00803152">
          <w:pPr>
            <w:pStyle w:val="TOCHeading"/>
            <w:rPr>
              <w:del w:id="40" w:author="Reyna Valentina Ortiz Porras" w:date="2024-03-17T22:40:00Z"/>
              <w:noProof/>
            </w:rPr>
            <w:pPrChange w:id="41" w:author="Reyna Valentina Ortiz Porras" w:date="2024-03-17T22:43:00Z">
              <w:pPr>
                <w:pStyle w:val="TOCHeading"/>
                <w:jc w:val="center"/>
              </w:pPr>
            </w:pPrChange>
          </w:pPr>
          <w:del w:id="42" w:author="Reyna Valentina Ortiz Porras" w:date="2024-03-17T22:43:00Z">
            <w:r w:rsidRPr="005872EC" w:rsidDel="00761931">
              <w:rPr>
                <w:rFonts w:ascii="Arial" w:hAnsi="Arial" w:cs="Arial"/>
                <w:color w:val="auto"/>
                <w:sz w:val="36"/>
                <w:szCs w:val="36"/>
              </w:rPr>
              <w:delText>Contenido</w:delText>
            </w:r>
            <w:r w:rsidRPr="005872EC" w:rsidDel="00761931">
              <w:fldChar w:fldCharType="begin"/>
            </w:r>
            <w:r w:rsidRPr="005872EC" w:rsidDel="00761931">
              <w:delInstrText xml:space="preserve"> TOC \o "1-3" \h \z \u </w:delInstrText>
            </w:r>
            <w:r w:rsidRPr="005872EC" w:rsidDel="00761931">
              <w:fldChar w:fldCharType="separate"/>
            </w:r>
          </w:del>
        </w:p>
        <w:p w14:paraId="368C41C2" w14:textId="697C72C7" w:rsidR="00187E0D" w:rsidRPr="005872EC" w:rsidDel="00536D15" w:rsidRDefault="00187E0D">
          <w:pPr>
            <w:pStyle w:val="TOCHeading"/>
            <w:rPr>
              <w:del w:id="43" w:author="Reyna Valentina Ortiz Porras" w:date="2024-03-17T22:40:00Z"/>
              <w:noProof/>
            </w:rPr>
            <w:pPrChange w:id="44" w:author="Reyna Valentina Ortiz Porras" w:date="2024-03-17T22:43:00Z">
              <w:pPr>
                <w:pStyle w:val="TOCHeading"/>
                <w:jc w:val="center"/>
              </w:pPr>
            </w:pPrChange>
          </w:pPr>
        </w:p>
        <w:p w14:paraId="3DC38486" w14:textId="2A9101DD" w:rsidR="00187E0D" w:rsidRPr="005872EC" w:rsidDel="00536D15" w:rsidRDefault="00187E0D">
          <w:pPr>
            <w:pStyle w:val="TOC1"/>
            <w:rPr>
              <w:del w:id="45" w:author="Reyna Valentina Ortiz Porras" w:date="2024-03-17T22:40:00Z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s-MX" w:eastAsia="es-MX"/>
            </w:rPr>
          </w:pPr>
          <w:del w:id="46" w:author="Reyna Valentina Ortiz Porras" w:date="2024-03-17T22:40:00Z">
            <w:r w:rsidRPr="00536D15" w:rsidDel="00536D15">
              <w:rPr>
                <w:rPrChange w:id="47" w:author="Reyna Valentina Ortiz Porras" w:date="2024-03-17T22:40:00Z">
                  <w:rPr>
                    <w:rStyle w:val="Hyperlink"/>
                    <w:b w:val="0"/>
                    <w:bCs w:val="0"/>
                    <w:lang w:val="es-MX"/>
                  </w:rPr>
                </w:rPrChange>
              </w:rPr>
              <w:delText>Introducción</w:delText>
            </w:r>
            <w:r w:rsidRPr="005872EC" w:rsidDel="00536D15">
              <w:rPr>
                <w:webHidden/>
                <w:lang w:val="es-MX"/>
              </w:rPr>
              <w:tab/>
            </w:r>
            <w:r w:rsidR="000856A8" w:rsidRPr="005872EC" w:rsidDel="00536D15">
              <w:rPr>
                <w:webHidden/>
                <w:lang w:val="es-MX"/>
              </w:rPr>
              <w:delText>2</w:delText>
            </w:r>
          </w:del>
        </w:p>
        <w:p w14:paraId="10BFD961" w14:textId="53D58F46" w:rsidR="00187E0D" w:rsidRPr="005872EC" w:rsidDel="00536D15" w:rsidRDefault="00187E0D">
          <w:pPr>
            <w:pStyle w:val="TOC1"/>
            <w:rPr>
              <w:del w:id="48" w:author="Reyna Valentina Ortiz Porras" w:date="2024-03-17T22:40:00Z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s-MX" w:eastAsia="es-MX"/>
            </w:rPr>
          </w:pPr>
          <w:del w:id="49" w:author="Reyna Valentina Ortiz Porras" w:date="2024-03-17T22:40:00Z">
            <w:r w:rsidRPr="00536D15" w:rsidDel="00536D15">
              <w:rPr>
                <w:rPrChange w:id="50" w:author="Reyna Valentina Ortiz Porras" w:date="2024-03-17T22:40:00Z">
                  <w:rPr>
                    <w:rStyle w:val="Hyperlink"/>
                    <w:b w:val="0"/>
                    <w:bCs w:val="0"/>
                    <w:lang w:val="es-MX"/>
                  </w:rPr>
                </w:rPrChange>
              </w:rPr>
              <w:delText>Contenido</w:delText>
            </w:r>
            <w:r w:rsidRPr="005872EC" w:rsidDel="00536D15">
              <w:rPr>
                <w:webHidden/>
                <w:lang w:val="es-MX"/>
              </w:rPr>
              <w:tab/>
            </w:r>
            <w:r w:rsidR="000856A8" w:rsidRPr="005872EC" w:rsidDel="00536D15">
              <w:rPr>
                <w:webHidden/>
                <w:lang w:val="es-MX"/>
              </w:rPr>
              <w:delText>2</w:delText>
            </w:r>
          </w:del>
        </w:p>
        <w:p w14:paraId="2B0329C5" w14:textId="6A8DE57A" w:rsidR="00187E0D" w:rsidRPr="005872EC" w:rsidDel="00536D15" w:rsidRDefault="00187E0D">
          <w:pPr>
            <w:pStyle w:val="TOC1"/>
            <w:rPr>
              <w:del w:id="51" w:author="Reyna Valentina Ortiz Porras" w:date="2024-03-17T22:40:00Z"/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s-MX" w:eastAsia="es-MX"/>
            </w:rPr>
          </w:pPr>
          <w:del w:id="52" w:author="Reyna Valentina Ortiz Porras" w:date="2024-03-17T22:40:00Z">
            <w:r w:rsidRPr="00536D15" w:rsidDel="00536D15">
              <w:rPr>
                <w:rPrChange w:id="53" w:author="Reyna Valentina Ortiz Porras" w:date="2024-03-17T22:40:00Z">
                  <w:rPr>
                    <w:rStyle w:val="Hyperlink"/>
                    <w:b w:val="0"/>
                    <w:bCs w:val="0"/>
                    <w:lang w:val="es-MX"/>
                  </w:rPr>
                </w:rPrChange>
              </w:rPr>
              <w:delText>Conclusiones</w:delText>
            </w:r>
            <w:r w:rsidRPr="005872EC" w:rsidDel="00536D15">
              <w:rPr>
                <w:webHidden/>
                <w:lang w:val="es-MX"/>
              </w:rPr>
              <w:tab/>
            </w:r>
            <w:r w:rsidR="000856A8" w:rsidRPr="005872EC" w:rsidDel="00536D15">
              <w:rPr>
                <w:webHidden/>
                <w:lang w:val="es-MX"/>
              </w:rPr>
              <w:delText>3</w:delText>
            </w:r>
          </w:del>
        </w:p>
        <w:p w14:paraId="336621A4" w14:textId="1E8C2B38" w:rsidR="00803152" w:rsidRPr="005872EC" w:rsidRDefault="00803152">
          <w:pPr>
            <w:pStyle w:val="TOCHeading"/>
            <w:pPrChange w:id="54" w:author="Reyna Valentina Ortiz Porras" w:date="2024-03-17T22:43:00Z">
              <w:pPr/>
            </w:pPrChange>
          </w:pPr>
          <w:del w:id="55" w:author="Reyna Valentina Ortiz Porras" w:date="2024-03-17T22:43:00Z">
            <w:r w:rsidRPr="005872EC" w:rsidDel="00761931">
              <w:fldChar w:fldCharType="end"/>
            </w:r>
          </w:del>
        </w:p>
        <w:customXmlDelRangeStart w:id="56" w:author="Reyna Valentina Ortiz Porras" w:date="2024-03-17T22:43:00Z"/>
      </w:sdtContent>
    </w:sdt>
    <w:customXmlDelRangeEnd w:id="56"/>
    <w:p w14:paraId="70255775" w14:textId="77777777" w:rsidR="00366E4D" w:rsidRPr="005872EC" w:rsidDel="00761931" w:rsidRDefault="00366E4D" w:rsidP="00803152">
      <w:pPr>
        <w:pStyle w:val="TOCTitle"/>
        <w:jc w:val="center"/>
        <w:rPr>
          <w:del w:id="57" w:author="Reyna Valentina Ortiz Porras" w:date="2024-03-17T22:43:00Z"/>
          <w:rFonts w:cs="Arial"/>
          <w:lang w:val="es-MX"/>
        </w:rPr>
      </w:pPr>
    </w:p>
    <w:p w14:paraId="63991D43" w14:textId="77777777" w:rsidR="00803152" w:rsidRPr="005872EC" w:rsidDel="00761931" w:rsidRDefault="00803152" w:rsidP="00803152">
      <w:pPr>
        <w:pStyle w:val="TOCTitle"/>
        <w:jc w:val="center"/>
        <w:rPr>
          <w:del w:id="58" w:author="Reyna Valentina Ortiz Porras" w:date="2024-03-17T22:43:00Z"/>
          <w:rFonts w:cs="Arial"/>
          <w:lang w:val="es-MX"/>
        </w:rPr>
      </w:pPr>
    </w:p>
    <w:p w14:paraId="040473A0" w14:textId="77777777" w:rsidR="00366E4D" w:rsidRPr="005872EC" w:rsidDel="00761931" w:rsidRDefault="00366E4D" w:rsidP="00366E4D">
      <w:pPr>
        <w:rPr>
          <w:del w:id="59" w:author="Reyna Valentina Ortiz Porras" w:date="2024-03-17T22:43:00Z"/>
          <w:lang w:val="es-MX"/>
        </w:rPr>
      </w:pPr>
    </w:p>
    <w:p w14:paraId="39D48443" w14:textId="77777777" w:rsidR="00187E0D" w:rsidRPr="005872EC" w:rsidDel="00D15E54" w:rsidRDefault="00C523CD" w:rsidP="00187E0D">
      <w:pPr>
        <w:pStyle w:val="Heading1"/>
        <w:rPr>
          <w:del w:id="60" w:author="Reyna Valentina Ortiz Porras" w:date="2024-03-17T22:54:00Z"/>
          <w:lang w:val="es-MX"/>
        </w:rPr>
      </w:pPr>
      <w:bookmarkStart w:id="61" w:name="_Toc264212870"/>
      <w:bookmarkStart w:id="62" w:name="_Toc359986502"/>
      <w:del w:id="63" w:author="Reyna Valentina Ortiz Porras" w:date="2024-03-17T22:43:00Z">
        <w:r w:rsidRPr="005872EC" w:rsidDel="00761931">
          <w:rPr>
            <w:lang w:val="es-MX"/>
          </w:rPr>
          <w:br w:type="page"/>
        </w:r>
      </w:del>
      <w:bookmarkStart w:id="64" w:name="_Toc161607631"/>
      <w:bookmarkEnd w:id="61"/>
      <w:bookmarkEnd w:id="62"/>
      <w:r w:rsidR="00187E0D" w:rsidRPr="005872EC">
        <w:rPr>
          <w:lang w:val="es-MX"/>
        </w:rPr>
        <w:lastRenderedPageBreak/>
        <w:t>Introducción</w:t>
      </w:r>
      <w:bookmarkEnd w:id="64"/>
    </w:p>
    <w:p w14:paraId="664B6652" w14:textId="7330C0CA" w:rsidR="00D15E54" w:rsidRPr="00D15E54" w:rsidRDefault="00D15E54" w:rsidP="00D15E54">
      <w:pPr>
        <w:pStyle w:val="Heading1"/>
        <w:rPr>
          <w:ins w:id="65" w:author="Reyna Valentina Ortiz Porras" w:date="2024-03-17T22:53:00Z"/>
          <w:rFonts w:asciiTheme="minorHAnsi" w:hAnsiTheme="minorHAnsi" w:cstheme="minorHAnsi"/>
          <w:b w:val="0"/>
          <w:color w:val="8064A2" w:themeColor="accent4"/>
          <w:kern w:val="0"/>
          <w:sz w:val="22"/>
          <w:lang w:val="es-MX"/>
        </w:rPr>
      </w:pPr>
    </w:p>
    <w:p w14:paraId="46F09D05" w14:textId="673BC9D5" w:rsidR="00D15E54" w:rsidRPr="00D15E54" w:rsidRDefault="00D15E54" w:rsidP="00D15E54">
      <w:pPr>
        <w:pStyle w:val="Heading1"/>
        <w:rPr>
          <w:ins w:id="66" w:author="Reyna Valentina Ortiz Porras" w:date="2024-03-17T22:53:00Z"/>
          <w:rFonts w:ascii="Times New Roman" w:hAnsi="Times New Roman"/>
          <w:b w:val="0"/>
          <w:kern w:val="0"/>
          <w:sz w:val="24"/>
          <w:szCs w:val="24"/>
          <w:lang w:val="es-MX"/>
          <w:rPrChange w:id="67" w:author="Reyna Valentina Ortiz Porras" w:date="2024-03-17T22:57:00Z">
            <w:rPr>
              <w:ins w:id="68" w:author="Reyna Valentina Ortiz Porras" w:date="2024-03-17T22:53:00Z"/>
              <w:rFonts w:asciiTheme="minorHAnsi" w:hAnsiTheme="minorHAnsi" w:cstheme="minorHAnsi"/>
              <w:b w:val="0"/>
              <w:color w:val="8064A2" w:themeColor="accent4"/>
              <w:kern w:val="0"/>
              <w:sz w:val="22"/>
              <w:lang w:val="es-MX"/>
            </w:rPr>
          </w:rPrChange>
        </w:rPr>
      </w:pPr>
      <w:ins w:id="69" w:author="Reyna Valentina Ortiz Porras" w:date="2024-03-17T22:53:00Z">
        <w:r w:rsidRPr="00D15E54">
          <w:rPr>
            <w:rFonts w:ascii="Times New Roman" w:hAnsi="Times New Roman"/>
            <w:b w:val="0"/>
            <w:kern w:val="0"/>
            <w:sz w:val="24"/>
            <w:szCs w:val="24"/>
            <w:lang w:val="es-MX"/>
            <w:rPrChange w:id="70" w:author="Reyna Valentina Ortiz Porras" w:date="2024-03-17T22:57:00Z">
              <w:rPr>
                <w:rFonts w:asciiTheme="minorHAnsi" w:hAnsiTheme="minorHAnsi" w:cstheme="minorHAnsi"/>
                <w:b w:val="0"/>
                <w:color w:val="8064A2" w:themeColor="accent4"/>
                <w:kern w:val="0"/>
                <w:sz w:val="22"/>
                <w:lang w:val="es-MX"/>
              </w:rPr>
            </w:rPrChange>
          </w:rPr>
          <w:t>El cronograma de un proyecto es una herramienta fundamental en la gestión de proyectos que permite planificar, organizar y controlar las actividades necesarias para alcanzar los objetivos establecidos. Establecer un cronograma adecuado proporciona una visión clara del tiempo requerido para cada tarea y del flujo de trabajo general del proyecto. Esta herramienta no solo ayuda a coordinar las actividades del equipo, sino que también facilita la identificación de posibles problemas y la toma de decisiones anticipadas para mantener el proyecto en curso.</w:t>
        </w:r>
      </w:ins>
    </w:p>
    <w:p w14:paraId="28E2CE97" w14:textId="5586C30F" w:rsidR="00187E0D" w:rsidRPr="005872EC" w:rsidDel="00D15E54" w:rsidRDefault="009D482F" w:rsidP="00D15E54">
      <w:pPr>
        <w:jc w:val="both"/>
        <w:rPr>
          <w:del w:id="71" w:author="Reyna Valentina Ortiz Porras" w:date="2024-03-17T22:53:00Z"/>
          <w:rFonts w:asciiTheme="minorHAnsi" w:hAnsiTheme="minorHAnsi" w:cstheme="minorHAnsi"/>
          <w:color w:val="8064A2" w:themeColor="accent4"/>
          <w:lang w:val="es-MX"/>
        </w:rPr>
      </w:pPr>
      <w:del w:id="72" w:author="Reyna Valentina Ortiz Porras" w:date="2024-03-17T22:53:00Z">
        <w:r w:rsidRPr="005872EC" w:rsidDel="00D15E54">
          <w:rPr>
            <w:rFonts w:asciiTheme="minorHAnsi" w:hAnsiTheme="minorHAnsi" w:cstheme="minorHAnsi"/>
            <w:color w:val="8064A2" w:themeColor="accent4"/>
            <w:lang w:val="es-MX"/>
          </w:rPr>
          <w:delText>[Una breve introducción al presente documento, su estructura y finalidad]</w:delText>
        </w:r>
      </w:del>
    </w:p>
    <w:p w14:paraId="201C3EF0" w14:textId="77777777" w:rsidR="00187E0D" w:rsidRDefault="00187E0D" w:rsidP="00187E0D">
      <w:pPr>
        <w:pStyle w:val="Heading1"/>
        <w:rPr>
          <w:ins w:id="73" w:author="Reyna Valentina Ortiz Porras" w:date="2024-03-17T22:58:00Z"/>
          <w:lang w:val="es-MX"/>
        </w:rPr>
      </w:pPr>
      <w:bookmarkStart w:id="74" w:name="_Toc161607632"/>
      <w:r w:rsidRPr="005872EC">
        <w:rPr>
          <w:lang w:val="es-MX"/>
        </w:rPr>
        <w:t>Contenido</w:t>
      </w:r>
      <w:bookmarkEnd w:id="74"/>
    </w:p>
    <w:p w14:paraId="42754044" w14:textId="77777777" w:rsidR="00D15E54" w:rsidRPr="00D15E54" w:rsidRDefault="00D15E54">
      <w:pPr>
        <w:rPr>
          <w:ins w:id="75" w:author="Reyna Valentina Ortiz Porras" w:date="2024-03-17T21:51:00Z"/>
          <w:lang w:val="es-MX"/>
        </w:rPr>
        <w:pPrChange w:id="76" w:author="Reyna Valentina Ortiz Porras" w:date="2024-03-17T22:58:00Z">
          <w:pPr>
            <w:pStyle w:val="Heading1"/>
          </w:pPr>
        </w:pPrChange>
      </w:pPr>
    </w:p>
    <w:p w14:paraId="193CBC22" w14:textId="3A2D6DE7" w:rsidR="00DD56AE" w:rsidRDefault="00DD56AE" w:rsidP="00DD56AE">
      <w:pPr>
        <w:rPr>
          <w:ins w:id="77" w:author="Reyna Valentina Ortiz Porras" w:date="2024-03-17T22:58:00Z"/>
          <w:b/>
          <w:bCs/>
          <w:sz w:val="28"/>
          <w:szCs w:val="28"/>
          <w:lang w:val="es-MX"/>
        </w:rPr>
      </w:pPr>
      <w:ins w:id="78" w:author="Reyna Valentina Ortiz Porras" w:date="2024-03-17T21:51:00Z">
        <w:r w:rsidRPr="00D15E54">
          <w:rPr>
            <w:b/>
            <w:bCs/>
            <w:sz w:val="28"/>
            <w:szCs w:val="28"/>
            <w:lang w:val="es-MX"/>
            <w:rPrChange w:id="79" w:author="Reyna Valentina Ortiz Porras" w:date="2024-03-17T22:58:00Z">
              <w:rPr>
                <w:lang w:val="es-MX"/>
              </w:rPr>
            </w:rPrChange>
          </w:rPr>
          <w:t xml:space="preserve">Cronograma </w:t>
        </w:r>
      </w:ins>
    </w:p>
    <w:p w14:paraId="06240DC4" w14:textId="77777777" w:rsidR="00D15E54" w:rsidRPr="00D15E54" w:rsidRDefault="00D15E54" w:rsidP="00DD56AE">
      <w:pPr>
        <w:rPr>
          <w:ins w:id="80" w:author="Reyna Valentina Ortiz Porras" w:date="2024-03-17T21:51:00Z"/>
          <w:b/>
          <w:bCs/>
          <w:sz w:val="28"/>
          <w:szCs w:val="28"/>
          <w:lang w:val="es-MX"/>
          <w:rPrChange w:id="81" w:author="Reyna Valentina Ortiz Porras" w:date="2024-03-17T22:58:00Z">
            <w:rPr>
              <w:ins w:id="82" w:author="Reyna Valentina Ortiz Porras" w:date="2024-03-17T21:51:00Z"/>
              <w:lang w:val="es-MX"/>
            </w:rPr>
          </w:rPrChange>
        </w:rPr>
      </w:pPr>
    </w:p>
    <w:p w14:paraId="50EFEBB3" w14:textId="6D15586B" w:rsidR="00DD56AE" w:rsidRPr="00D15E54" w:rsidRDefault="00460FAE" w:rsidP="00DD56AE">
      <w:pPr>
        <w:rPr>
          <w:ins w:id="83" w:author="Reyna Valentina Ortiz Porras" w:date="2024-03-17T21:54:00Z"/>
          <w:rFonts w:ascii="Times New Roman" w:hAnsi="Times New Roman"/>
          <w:sz w:val="24"/>
          <w:szCs w:val="24"/>
          <w:lang w:val="es-MX"/>
          <w:rPrChange w:id="84" w:author="Reyna Valentina Ortiz Porras" w:date="2024-03-17T22:58:00Z">
            <w:rPr>
              <w:ins w:id="85" w:author="Reyna Valentina Ortiz Porras" w:date="2024-03-17T21:54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86" w:author="Reyna Valentina Ortiz Porras" w:date="2024-03-17T21:52:00Z">
        <w:r w:rsidRPr="00D15E54">
          <w:rPr>
            <w:rFonts w:ascii="Times New Roman" w:hAnsi="Times New Roman"/>
            <w:noProof/>
            <w:sz w:val="24"/>
            <w:szCs w:val="24"/>
            <w:lang w:val="es-MX"/>
            <w:rPrChange w:id="87" w:author="Reyna Valentina Ortiz Porras" w:date="2024-03-17T22:58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10624" behindDoc="0" locked="0" layoutInCell="1" allowOverlap="1" wp14:anchorId="20FCC1F9" wp14:editId="4CD7E9E0">
              <wp:simplePos x="0" y="0"/>
              <wp:positionH relativeFrom="column">
                <wp:posOffset>0</wp:posOffset>
              </wp:positionH>
              <wp:positionV relativeFrom="paragraph">
                <wp:posOffset>487503</wp:posOffset>
              </wp:positionV>
              <wp:extent cx="5943600" cy="1308100"/>
              <wp:effectExtent l="0" t="0" r="0" b="6350"/>
              <wp:wrapSquare wrapText="bothSides"/>
              <wp:docPr id="1041392216" name="Imagen 1" descr="Tabla, Teams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41392216" name="Imagen 1" descr="Tabla, Teams&#10;&#10;Descripción generada automáticamente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308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88" w:author="Reyna Valentina Ortiz Porras" w:date="2024-03-17T21:51:00Z">
        <w:r w:rsidR="00DD56AE" w:rsidRPr="00D15E54">
          <w:rPr>
            <w:rFonts w:ascii="Times New Roman" w:hAnsi="Times New Roman"/>
            <w:sz w:val="24"/>
            <w:szCs w:val="24"/>
            <w:lang w:val="es-MX"/>
            <w:rPrChange w:id="89" w:author="Reyna Valentina Ortiz Porras" w:date="2024-03-17T22:58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El cronograma tiene una duración de 30 días hábiles, donde se especifica la duración de cada proceso, las actividades que se desarrollarán a lo largo de cada proceso, los resultados esperados, el responsable y la prioridad para cada actividad.</w:t>
        </w:r>
      </w:ins>
    </w:p>
    <w:p w14:paraId="176C6BCD" w14:textId="49F414B6" w:rsidR="00460FAE" w:rsidRDefault="00460FAE" w:rsidP="00DD56AE">
      <w:pPr>
        <w:rPr>
          <w:ins w:id="90" w:author="Reyna Valentina Ortiz Porras" w:date="2024-03-17T21:55:00Z"/>
          <w:rFonts w:asciiTheme="minorHAnsi" w:hAnsiTheme="minorHAnsi" w:cstheme="minorHAnsi"/>
          <w:color w:val="8064A2" w:themeColor="accent4"/>
          <w:lang w:val="es-MX"/>
        </w:rPr>
      </w:pPr>
    </w:p>
    <w:p w14:paraId="44B085E4" w14:textId="0C11295B" w:rsidR="00460FAE" w:rsidRPr="00D15E54" w:rsidRDefault="00460FAE" w:rsidP="00DD56AE">
      <w:pPr>
        <w:rPr>
          <w:ins w:id="91" w:author="Reyna Valentina Ortiz Porras" w:date="2024-03-17T21:52:00Z"/>
          <w:rFonts w:ascii="Times New Roman" w:hAnsi="Times New Roman"/>
          <w:sz w:val="24"/>
          <w:szCs w:val="24"/>
          <w:lang w:val="es-MX"/>
          <w:rPrChange w:id="92" w:author="Reyna Valentina Ortiz Porras" w:date="2024-03-17T22:58:00Z">
            <w:rPr>
              <w:ins w:id="93" w:author="Reyna Valentina Ortiz Porras" w:date="2024-03-17T21:52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94" w:author="Reyna Valentina Ortiz Porras" w:date="2024-03-17T21:54:00Z">
        <w:r w:rsidRPr="00D15E54">
          <w:rPr>
            <w:rFonts w:ascii="Times New Roman" w:hAnsi="Times New Roman"/>
            <w:sz w:val="24"/>
            <w:szCs w:val="24"/>
            <w:lang w:val="es-MX"/>
            <w:rPrChange w:id="95" w:author="Reyna Valentina Ortiz Porras" w:date="2024-03-17T22:58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La fecha de inicio del proyecto es el 19 de marzo de 2024 y la fecha de finalizaci</w:t>
        </w:r>
      </w:ins>
      <w:ins w:id="96" w:author="Reyna Valentina Ortiz Porras" w:date="2024-03-17T21:55:00Z">
        <w:r w:rsidRPr="00D15E54">
          <w:rPr>
            <w:rFonts w:ascii="Times New Roman" w:hAnsi="Times New Roman"/>
            <w:sz w:val="24"/>
            <w:szCs w:val="24"/>
            <w:lang w:val="es-MX"/>
            <w:rPrChange w:id="97" w:author="Reyna Valentina Ortiz Porras" w:date="2024-03-17T22:58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ón es del 29 de abril del 2024.</w:t>
        </w:r>
      </w:ins>
    </w:p>
    <w:p w14:paraId="7683CE7C" w14:textId="6B54AC2A" w:rsidR="00DD56AE" w:rsidRDefault="00DD56AE" w:rsidP="00DD56AE">
      <w:pPr>
        <w:rPr>
          <w:ins w:id="98" w:author="Reyna Valentina Ortiz Porras" w:date="2024-03-17T21:51:00Z"/>
          <w:rFonts w:asciiTheme="minorHAnsi" w:hAnsiTheme="minorHAnsi" w:cstheme="minorHAnsi"/>
          <w:color w:val="8064A2" w:themeColor="accent4"/>
          <w:lang w:val="es-MX"/>
        </w:rPr>
      </w:pPr>
    </w:p>
    <w:p w14:paraId="28619C6D" w14:textId="02B2FCE8" w:rsidR="00DD56AE" w:rsidRDefault="00DD56AE" w:rsidP="00DD56AE">
      <w:pPr>
        <w:rPr>
          <w:ins w:id="99" w:author="Reyna Valentina Ortiz Porras" w:date="2024-03-17T21:51:00Z"/>
          <w:lang w:val="es-MX"/>
        </w:rPr>
      </w:pPr>
    </w:p>
    <w:p w14:paraId="2970FBFA" w14:textId="66EAD7B2" w:rsidR="00DD56AE" w:rsidRPr="00D15E54" w:rsidRDefault="00DD56AE" w:rsidP="00DD56AE">
      <w:pPr>
        <w:rPr>
          <w:ins w:id="100" w:author="Reyna Valentina Ortiz Porras" w:date="2024-03-17T21:58:00Z"/>
          <w:rFonts w:ascii="Times New Roman" w:hAnsi="Times New Roman"/>
          <w:b/>
          <w:bCs/>
          <w:sz w:val="28"/>
          <w:szCs w:val="28"/>
          <w:lang w:val="es-MX"/>
          <w:rPrChange w:id="101" w:author="Reyna Valentina Ortiz Porras" w:date="2024-03-17T22:58:00Z">
            <w:rPr>
              <w:ins w:id="102" w:author="Reyna Valentina Ortiz Porras" w:date="2024-03-17T21:58:00Z"/>
              <w:lang w:val="es-MX"/>
            </w:rPr>
          </w:rPrChange>
        </w:rPr>
      </w:pPr>
      <w:ins w:id="103" w:author="Reyna Valentina Ortiz Porras" w:date="2024-03-17T21:51:00Z">
        <w:r w:rsidRPr="00D15E54">
          <w:rPr>
            <w:rFonts w:ascii="Times New Roman" w:hAnsi="Times New Roman"/>
            <w:b/>
            <w:bCs/>
            <w:sz w:val="28"/>
            <w:szCs w:val="28"/>
            <w:lang w:val="es-MX"/>
            <w:rPrChange w:id="104" w:author="Reyna Valentina Ortiz Porras" w:date="2024-03-17T22:58:00Z">
              <w:rPr>
                <w:lang w:val="es-MX"/>
              </w:rPr>
            </w:rPrChange>
          </w:rPr>
          <w:t xml:space="preserve">Actividades </w:t>
        </w:r>
      </w:ins>
    </w:p>
    <w:p w14:paraId="6AC928B9" w14:textId="77777777" w:rsidR="00460FAE" w:rsidRDefault="00460FAE" w:rsidP="00DD56AE">
      <w:pPr>
        <w:rPr>
          <w:ins w:id="105" w:author="Reyna Valentina Ortiz Porras" w:date="2024-03-17T21:58:00Z"/>
          <w:lang w:val="es-MX"/>
        </w:rPr>
      </w:pPr>
    </w:p>
    <w:p w14:paraId="28DF423C" w14:textId="5A61BD4D" w:rsidR="00460FAE" w:rsidRPr="00D15E54" w:rsidRDefault="00460FAE" w:rsidP="00DD56AE">
      <w:pPr>
        <w:rPr>
          <w:ins w:id="106" w:author="Reyna Valentina Ortiz Porras" w:date="2024-03-17T21:56:00Z"/>
          <w:i/>
          <w:iCs/>
          <w:sz w:val="24"/>
          <w:szCs w:val="24"/>
          <w:lang w:val="es-MX"/>
          <w:rPrChange w:id="107" w:author="Reyna Valentina Ortiz Porras" w:date="2024-03-17T22:59:00Z">
            <w:rPr>
              <w:ins w:id="108" w:author="Reyna Valentina Ortiz Porras" w:date="2024-03-17T21:56:00Z"/>
              <w:lang w:val="es-MX"/>
            </w:rPr>
          </w:rPrChange>
        </w:rPr>
      </w:pPr>
      <w:ins w:id="109" w:author="Reyna Valentina Ortiz Porras" w:date="2024-03-17T21:55:00Z">
        <w:r w:rsidRPr="00D15E54">
          <w:rPr>
            <w:i/>
            <w:iCs/>
            <w:noProof/>
            <w:sz w:val="24"/>
            <w:szCs w:val="24"/>
            <w:lang w:val="es-MX"/>
            <w:rPrChange w:id="110" w:author="Reyna Valentina Ortiz Porras" w:date="2024-03-17T22:59:00Z">
              <w:rPr>
                <w:noProof/>
                <w:lang w:val="es-MX"/>
              </w:rPr>
            </w:rPrChange>
          </w:rPr>
          <w:drawing>
            <wp:anchor distT="0" distB="0" distL="114300" distR="114300" simplePos="0" relativeHeight="251613696" behindDoc="0" locked="0" layoutInCell="1" allowOverlap="1" wp14:anchorId="30E765D4" wp14:editId="26CCFDC1">
              <wp:simplePos x="0" y="0"/>
              <wp:positionH relativeFrom="column">
                <wp:posOffset>-63221</wp:posOffset>
              </wp:positionH>
              <wp:positionV relativeFrom="paragraph">
                <wp:posOffset>243825</wp:posOffset>
              </wp:positionV>
              <wp:extent cx="5943600" cy="1852930"/>
              <wp:effectExtent l="0" t="0" r="0" b="0"/>
              <wp:wrapSquare wrapText="bothSides"/>
              <wp:docPr id="1259440650" name="Imagen 1" descr="Interfaz de usuario gráfica, Aplicación, Word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59440650" name="Imagen 1" descr="Interfaz de usuario gráfica, Aplicación, Word&#10;&#10;Descripción generada automáticamente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8529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111" w:author="Reyna Valentina Ortiz Porras" w:date="2024-03-17T21:58:00Z">
        <w:r w:rsidRPr="00D15E54">
          <w:rPr>
            <w:i/>
            <w:iCs/>
            <w:sz w:val="24"/>
            <w:szCs w:val="24"/>
            <w:lang w:val="es-MX"/>
            <w:rPrChange w:id="112" w:author="Reyna Valentina Ortiz Porras" w:date="2024-03-17T22:59:00Z">
              <w:rPr>
                <w:lang w:val="es-MX"/>
              </w:rPr>
            </w:rPrChange>
          </w:rPr>
          <w:t>Proceso 1. Conocer al usuario</w:t>
        </w:r>
      </w:ins>
    </w:p>
    <w:p w14:paraId="2F420E8D" w14:textId="0D0D3868" w:rsidR="00460FAE" w:rsidRDefault="00460FAE" w:rsidP="00DD56AE">
      <w:pPr>
        <w:rPr>
          <w:ins w:id="113" w:author="Reyna Valentina Ortiz Porras" w:date="2024-03-17T21:57:00Z"/>
          <w:lang w:val="es-MX"/>
        </w:rPr>
      </w:pPr>
      <w:ins w:id="114" w:author="Reyna Valentina Ortiz Porras" w:date="2024-03-17T21:57:00Z">
        <w:r w:rsidRPr="00460FAE">
          <w:rPr>
            <w:noProof/>
            <w:lang w:val="es-MX"/>
          </w:rPr>
          <w:lastRenderedPageBreak/>
          <w:drawing>
            <wp:anchor distT="0" distB="0" distL="114300" distR="114300" simplePos="0" relativeHeight="251614720" behindDoc="0" locked="0" layoutInCell="1" allowOverlap="1" wp14:anchorId="1F2BF2C3" wp14:editId="4FDC2DDA">
              <wp:simplePos x="0" y="0"/>
              <wp:positionH relativeFrom="column">
                <wp:posOffset>-21726</wp:posOffset>
              </wp:positionH>
              <wp:positionV relativeFrom="paragraph">
                <wp:posOffset>204440</wp:posOffset>
              </wp:positionV>
              <wp:extent cx="5943600" cy="2520315"/>
              <wp:effectExtent l="0" t="0" r="0" b="0"/>
              <wp:wrapSquare wrapText="bothSides"/>
              <wp:docPr id="948281020" name="Imagen 1" descr="Interfaz de usuario gráfica, Texto, Aplicación, Correo electrón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48281020" name="Imagen 1" descr="Interfaz de usuario gráfica, Texto, Aplicación, Correo electrónico&#10;&#10;Descripción generada automáticamente"/>
                      <pic:cNvPicPr/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20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103866D9" w14:textId="6BFF9325" w:rsidR="00460FAE" w:rsidRDefault="00460FAE" w:rsidP="00DD56AE">
      <w:pPr>
        <w:rPr>
          <w:ins w:id="115" w:author="Reyna Valentina Ortiz Porras" w:date="2024-03-17T21:55:00Z"/>
          <w:lang w:val="es-MX"/>
        </w:rPr>
      </w:pPr>
    </w:p>
    <w:p w14:paraId="58F3543D" w14:textId="214663E9" w:rsidR="00460FAE" w:rsidRPr="00D15E54" w:rsidRDefault="00666914" w:rsidP="00DD56AE">
      <w:pPr>
        <w:rPr>
          <w:ins w:id="116" w:author="Reyna Valentina Ortiz Porras" w:date="2024-03-17T21:59:00Z"/>
          <w:sz w:val="24"/>
          <w:szCs w:val="24"/>
          <w:lang w:val="es-MX"/>
          <w:rPrChange w:id="117" w:author="Reyna Valentina Ortiz Porras" w:date="2024-03-17T22:59:00Z">
            <w:rPr>
              <w:ins w:id="118" w:author="Reyna Valentina Ortiz Porras" w:date="2024-03-17T21:59:00Z"/>
              <w:lang w:val="es-MX"/>
            </w:rPr>
          </w:rPrChange>
        </w:rPr>
      </w:pPr>
      <w:ins w:id="119" w:author="Reyna Valentina Ortiz Porras" w:date="2024-03-17T21:59:00Z">
        <w:r w:rsidRPr="00D15E54">
          <w:rPr>
            <w:noProof/>
            <w:sz w:val="24"/>
            <w:szCs w:val="24"/>
            <w:lang w:val="es-MX"/>
            <w:rPrChange w:id="120" w:author="Reyna Valentina Ortiz Porras" w:date="2024-03-17T22:59:00Z">
              <w:rPr>
                <w:noProof/>
                <w:lang w:val="es-MX"/>
              </w:rPr>
            </w:rPrChange>
          </w:rPr>
          <w:drawing>
            <wp:anchor distT="0" distB="0" distL="114300" distR="114300" simplePos="0" relativeHeight="251616768" behindDoc="0" locked="0" layoutInCell="1" allowOverlap="1" wp14:anchorId="7FCC4F05" wp14:editId="367C8498">
              <wp:simplePos x="0" y="0"/>
              <wp:positionH relativeFrom="column">
                <wp:posOffset>-78829</wp:posOffset>
              </wp:positionH>
              <wp:positionV relativeFrom="paragraph">
                <wp:posOffset>205105</wp:posOffset>
              </wp:positionV>
              <wp:extent cx="5943600" cy="2276475"/>
              <wp:effectExtent l="0" t="0" r="0" b="9525"/>
              <wp:wrapSquare wrapText="bothSides"/>
              <wp:docPr id="736186365" name="Imagen 1" descr="Interfaz de usuario gráfica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36186365" name="Imagen 1" descr="Interfaz de usuario gráfica, Aplicación&#10;&#10;Descripción generada automáticamente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276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460FAE" w:rsidRPr="00D15E54">
          <w:rPr>
            <w:sz w:val="24"/>
            <w:szCs w:val="24"/>
            <w:lang w:val="es-MX"/>
            <w:rPrChange w:id="121" w:author="Reyna Valentina Ortiz Porras" w:date="2024-03-17T22:59:00Z">
              <w:rPr>
                <w:lang w:val="es-MX"/>
              </w:rPr>
            </w:rPrChange>
          </w:rPr>
          <w:t xml:space="preserve">Actividad 1.1 </w:t>
        </w:r>
      </w:ins>
    </w:p>
    <w:p w14:paraId="504CAD96" w14:textId="5A75EBEF" w:rsidR="00460FAE" w:rsidRDefault="00460FAE" w:rsidP="00DD56AE">
      <w:pPr>
        <w:rPr>
          <w:ins w:id="122" w:author="Reyna Valentina Ortiz Porras" w:date="2024-03-17T22:04:00Z"/>
          <w:lang w:val="es-MX"/>
        </w:rPr>
      </w:pPr>
    </w:p>
    <w:p w14:paraId="5045D8A3" w14:textId="07AC2B82" w:rsidR="00666914" w:rsidRPr="00D15E54" w:rsidRDefault="00666914" w:rsidP="00DD56AE">
      <w:pPr>
        <w:rPr>
          <w:ins w:id="123" w:author="Reyna Valentina Ortiz Porras" w:date="2024-03-17T22:04:00Z"/>
          <w:sz w:val="24"/>
          <w:szCs w:val="24"/>
          <w:lang w:val="es-MX"/>
          <w:rPrChange w:id="124" w:author="Reyna Valentina Ortiz Porras" w:date="2024-03-17T22:59:00Z">
            <w:rPr>
              <w:ins w:id="125" w:author="Reyna Valentina Ortiz Porras" w:date="2024-03-17T22:04:00Z"/>
              <w:lang w:val="es-MX"/>
            </w:rPr>
          </w:rPrChange>
        </w:rPr>
      </w:pPr>
      <w:ins w:id="126" w:author="Reyna Valentina Ortiz Porras" w:date="2024-03-17T22:05:00Z">
        <w:r w:rsidRPr="00D15E54">
          <w:rPr>
            <w:noProof/>
            <w:sz w:val="24"/>
            <w:szCs w:val="24"/>
            <w:lang w:val="es-MX"/>
            <w:rPrChange w:id="127" w:author="Reyna Valentina Ortiz Porras" w:date="2024-03-17T22:59:00Z">
              <w:rPr>
                <w:noProof/>
                <w:lang w:val="es-MX"/>
              </w:rPr>
            </w:rPrChange>
          </w:rPr>
          <w:drawing>
            <wp:anchor distT="0" distB="0" distL="114300" distR="114300" simplePos="0" relativeHeight="251618816" behindDoc="0" locked="0" layoutInCell="1" allowOverlap="1" wp14:anchorId="57D9F824" wp14:editId="6D81D061">
              <wp:simplePos x="0" y="0"/>
              <wp:positionH relativeFrom="column">
                <wp:posOffset>-46355</wp:posOffset>
              </wp:positionH>
              <wp:positionV relativeFrom="paragraph">
                <wp:posOffset>196850</wp:posOffset>
              </wp:positionV>
              <wp:extent cx="5821680" cy="2458085"/>
              <wp:effectExtent l="0" t="0" r="7620" b="0"/>
              <wp:wrapSquare wrapText="bothSides"/>
              <wp:docPr id="454030734" name="Imagen 1" descr="Interfaz de usuario gráfica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54030734" name="Imagen 1" descr="Interfaz de usuario gráfica, Aplicación&#10;&#10;Descripción generada automáticamente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21680" cy="2458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128" w:author="Reyna Valentina Ortiz Porras" w:date="2024-03-17T22:04:00Z">
        <w:r w:rsidRPr="00D15E54">
          <w:rPr>
            <w:sz w:val="24"/>
            <w:szCs w:val="24"/>
            <w:lang w:val="es-MX"/>
            <w:rPrChange w:id="129" w:author="Reyna Valentina Ortiz Porras" w:date="2024-03-17T22:59:00Z">
              <w:rPr>
                <w:lang w:val="es-MX"/>
              </w:rPr>
            </w:rPrChange>
          </w:rPr>
          <w:t xml:space="preserve">Actividad 1.2 </w:t>
        </w:r>
      </w:ins>
    </w:p>
    <w:p w14:paraId="0C69B4B1" w14:textId="0EA46450" w:rsidR="00666914" w:rsidRPr="00D15E54" w:rsidRDefault="00666914" w:rsidP="00DD56AE">
      <w:pPr>
        <w:rPr>
          <w:ins w:id="130" w:author="Reyna Valentina Ortiz Porras" w:date="2024-03-17T22:07:00Z"/>
          <w:sz w:val="24"/>
          <w:szCs w:val="24"/>
          <w:lang w:val="es-MX"/>
          <w:rPrChange w:id="131" w:author="Reyna Valentina Ortiz Porras" w:date="2024-03-17T22:59:00Z">
            <w:rPr>
              <w:ins w:id="132" w:author="Reyna Valentina Ortiz Porras" w:date="2024-03-17T22:07:00Z"/>
              <w:lang w:val="es-MX"/>
            </w:rPr>
          </w:rPrChange>
        </w:rPr>
      </w:pPr>
      <w:ins w:id="133" w:author="Reyna Valentina Ortiz Porras" w:date="2024-03-17T22:07:00Z">
        <w:r w:rsidRPr="00D15E54">
          <w:rPr>
            <w:noProof/>
            <w:sz w:val="24"/>
            <w:szCs w:val="24"/>
            <w:lang w:val="es-MX"/>
            <w:rPrChange w:id="134" w:author="Reyna Valentina Ortiz Porras" w:date="2024-03-17T22:59:00Z">
              <w:rPr>
                <w:noProof/>
                <w:lang w:val="es-MX"/>
              </w:rPr>
            </w:rPrChange>
          </w:rPr>
          <w:lastRenderedPageBreak/>
          <w:drawing>
            <wp:anchor distT="0" distB="0" distL="114300" distR="114300" simplePos="0" relativeHeight="251620864" behindDoc="0" locked="0" layoutInCell="1" allowOverlap="1" wp14:anchorId="706B48E1" wp14:editId="07830BBF">
              <wp:simplePos x="0" y="0"/>
              <wp:positionH relativeFrom="column">
                <wp:posOffset>-69448</wp:posOffset>
              </wp:positionH>
              <wp:positionV relativeFrom="paragraph">
                <wp:posOffset>195854</wp:posOffset>
              </wp:positionV>
              <wp:extent cx="5943600" cy="2384425"/>
              <wp:effectExtent l="0" t="0" r="0" b="0"/>
              <wp:wrapSquare wrapText="bothSides"/>
              <wp:docPr id="118152301" name="Imagen 1" descr="Interfaz de usuario gráfica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8152301" name="Imagen 1" descr="Interfaz de usuario gráfica, Aplicación&#10;&#10;Descripción generada automáticamente"/>
                      <pic:cNvPicPr/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84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135" w:author="Reyna Valentina Ortiz Porras" w:date="2024-03-17T22:06:00Z">
        <w:r w:rsidRPr="00D15E54">
          <w:rPr>
            <w:sz w:val="24"/>
            <w:szCs w:val="24"/>
            <w:lang w:val="es-MX"/>
            <w:rPrChange w:id="136" w:author="Reyna Valentina Ortiz Porras" w:date="2024-03-17T22:59:00Z">
              <w:rPr>
                <w:lang w:val="es-MX"/>
              </w:rPr>
            </w:rPrChange>
          </w:rPr>
          <w:t>Actividad 1.</w:t>
        </w:r>
      </w:ins>
      <w:ins w:id="137" w:author="Reyna Valentina Ortiz Porras" w:date="2024-03-17T22:07:00Z">
        <w:r w:rsidRPr="00D15E54">
          <w:rPr>
            <w:sz w:val="24"/>
            <w:szCs w:val="24"/>
            <w:lang w:val="es-MX"/>
            <w:rPrChange w:id="138" w:author="Reyna Valentina Ortiz Porras" w:date="2024-03-17T22:59:00Z">
              <w:rPr>
                <w:lang w:val="es-MX"/>
              </w:rPr>
            </w:rPrChange>
          </w:rPr>
          <w:t>3</w:t>
        </w:r>
      </w:ins>
    </w:p>
    <w:p w14:paraId="688D0402" w14:textId="31784078" w:rsidR="00666914" w:rsidRDefault="00666914" w:rsidP="00DD56AE">
      <w:pPr>
        <w:rPr>
          <w:ins w:id="139" w:author="Reyna Valentina Ortiz Porras" w:date="2024-03-17T22:07:00Z"/>
          <w:lang w:val="es-MX"/>
        </w:rPr>
      </w:pPr>
    </w:p>
    <w:p w14:paraId="499F27A0" w14:textId="77777777" w:rsidR="00D15E54" w:rsidRDefault="00D15E54" w:rsidP="00DD56AE">
      <w:pPr>
        <w:rPr>
          <w:ins w:id="140" w:author="Reyna Valentina Ortiz Porras" w:date="2024-03-17T22:55:00Z"/>
          <w:lang w:val="es-MX"/>
        </w:rPr>
      </w:pPr>
    </w:p>
    <w:p w14:paraId="3215C3B3" w14:textId="557A230A" w:rsidR="00666914" w:rsidRPr="00D15E54" w:rsidRDefault="00666914" w:rsidP="00DD56AE">
      <w:pPr>
        <w:rPr>
          <w:ins w:id="141" w:author="Reyna Valentina Ortiz Porras" w:date="2024-03-17T22:07:00Z"/>
          <w:sz w:val="24"/>
          <w:szCs w:val="24"/>
          <w:lang w:val="es-MX"/>
          <w:rPrChange w:id="142" w:author="Reyna Valentina Ortiz Porras" w:date="2024-03-17T22:59:00Z">
            <w:rPr>
              <w:ins w:id="143" w:author="Reyna Valentina Ortiz Porras" w:date="2024-03-17T22:07:00Z"/>
              <w:lang w:val="es-MX"/>
            </w:rPr>
          </w:rPrChange>
        </w:rPr>
      </w:pPr>
      <w:ins w:id="144" w:author="Reyna Valentina Ortiz Porras" w:date="2024-03-17T22:08:00Z">
        <w:r w:rsidRPr="00D15E54">
          <w:rPr>
            <w:rFonts w:asciiTheme="minorHAnsi" w:hAnsiTheme="minorHAnsi" w:cstheme="minorHAnsi"/>
            <w:noProof/>
            <w:color w:val="8064A2" w:themeColor="accent4"/>
            <w:sz w:val="24"/>
            <w:szCs w:val="24"/>
            <w:lang w:val="es-MX"/>
            <w:rPrChange w:id="145" w:author="Reyna Valentina Ortiz Porras" w:date="2024-03-17T22:59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22912" behindDoc="0" locked="0" layoutInCell="1" allowOverlap="1" wp14:anchorId="3C3FC9C1" wp14:editId="70E475AB">
              <wp:simplePos x="0" y="0"/>
              <wp:positionH relativeFrom="column">
                <wp:posOffset>-63661</wp:posOffset>
              </wp:positionH>
              <wp:positionV relativeFrom="paragraph">
                <wp:posOffset>195250</wp:posOffset>
              </wp:positionV>
              <wp:extent cx="5943600" cy="2328545"/>
              <wp:effectExtent l="0" t="0" r="0" b="0"/>
              <wp:wrapSquare wrapText="bothSides"/>
              <wp:docPr id="1721626530" name="Imagen 1" descr="Interfaz de usuario gráfica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21626530" name="Imagen 1" descr="Interfaz de usuario gráfica, Aplicación&#10;&#10;Descripción generada automáticamente"/>
                      <pic:cNvPicPr/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28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146" w:author="Reyna Valentina Ortiz Porras" w:date="2024-03-17T22:07:00Z">
        <w:r w:rsidRPr="00D15E54">
          <w:rPr>
            <w:sz w:val="24"/>
            <w:szCs w:val="24"/>
            <w:lang w:val="es-MX"/>
            <w:rPrChange w:id="147" w:author="Reyna Valentina Ortiz Porras" w:date="2024-03-17T22:59:00Z">
              <w:rPr>
                <w:lang w:val="es-MX"/>
              </w:rPr>
            </w:rPrChange>
          </w:rPr>
          <w:t>Actividad 1.4</w:t>
        </w:r>
      </w:ins>
    </w:p>
    <w:p w14:paraId="20841F99" w14:textId="17D302A4" w:rsidR="00666914" w:rsidRDefault="00666914" w:rsidP="00DD56AE">
      <w:pPr>
        <w:rPr>
          <w:ins w:id="148" w:author="Reyna Valentina Ortiz Porras" w:date="2024-03-17T22:09:00Z"/>
          <w:lang w:val="es-MX"/>
        </w:rPr>
      </w:pPr>
    </w:p>
    <w:p w14:paraId="1B8F8F73" w14:textId="77777777" w:rsidR="00D15E54" w:rsidRDefault="00D15E54" w:rsidP="00DD56AE">
      <w:pPr>
        <w:rPr>
          <w:ins w:id="149" w:author="Reyna Valentina Ortiz Porras" w:date="2024-03-17T22:55:00Z"/>
          <w:lang w:val="es-MX"/>
        </w:rPr>
      </w:pPr>
    </w:p>
    <w:p w14:paraId="3A72D03E" w14:textId="77777777" w:rsidR="00D15E54" w:rsidRDefault="00D15E54" w:rsidP="00DD56AE">
      <w:pPr>
        <w:rPr>
          <w:ins w:id="150" w:author="Reyna Valentina Ortiz Porras" w:date="2024-03-17T22:55:00Z"/>
          <w:lang w:val="es-MX"/>
        </w:rPr>
      </w:pPr>
    </w:p>
    <w:p w14:paraId="6D329B0B" w14:textId="77777777" w:rsidR="00D15E54" w:rsidRDefault="00D15E54" w:rsidP="00DD56AE">
      <w:pPr>
        <w:rPr>
          <w:ins w:id="151" w:author="Reyna Valentina Ortiz Porras" w:date="2024-03-17T22:55:00Z"/>
          <w:lang w:val="es-MX"/>
        </w:rPr>
      </w:pPr>
    </w:p>
    <w:p w14:paraId="5D39C689" w14:textId="77777777" w:rsidR="00D15E54" w:rsidRDefault="00D15E54" w:rsidP="00DD56AE">
      <w:pPr>
        <w:rPr>
          <w:ins w:id="152" w:author="Reyna Valentina Ortiz Porras" w:date="2024-03-17T22:55:00Z"/>
          <w:lang w:val="es-MX"/>
        </w:rPr>
      </w:pPr>
    </w:p>
    <w:p w14:paraId="199DFEE2" w14:textId="62A48972" w:rsidR="00666914" w:rsidRPr="00D15E54" w:rsidRDefault="00666914" w:rsidP="00DD56AE">
      <w:pPr>
        <w:rPr>
          <w:ins w:id="153" w:author="Reyna Valentina Ortiz Porras" w:date="2024-03-17T22:09:00Z"/>
          <w:sz w:val="24"/>
          <w:szCs w:val="24"/>
          <w:lang w:val="es-MX"/>
          <w:rPrChange w:id="154" w:author="Reyna Valentina Ortiz Porras" w:date="2024-03-17T22:59:00Z">
            <w:rPr>
              <w:ins w:id="155" w:author="Reyna Valentina Ortiz Porras" w:date="2024-03-17T22:09:00Z"/>
              <w:lang w:val="es-MX"/>
            </w:rPr>
          </w:rPrChange>
        </w:rPr>
      </w:pPr>
      <w:ins w:id="156" w:author="Reyna Valentina Ortiz Porras" w:date="2024-03-17T22:10:00Z">
        <w:r w:rsidRPr="00D15E54">
          <w:rPr>
            <w:rFonts w:asciiTheme="minorHAnsi" w:hAnsiTheme="minorHAnsi" w:cstheme="minorHAnsi"/>
            <w:noProof/>
            <w:color w:val="8064A2" w:themeColor="accent4"/>
            <w:sz w:val="24"/>
            <w:szCs w:val="24"/>
            <w:lang w:val="es-MX"/>
            <w:rPrChange w:id="157" w:author="Reyna Valentina Ortiz Porras" w:date="2024-03-17T22:59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24960" behindDoc="0" locked="0" layoutInCell="1" allowOverlap="1" wp14:anchorId="15646A0F" wp14:editId="716CAAE1">
              <wp:simplePos x="0" y="0"/>
              <wp:positionH relativeFrom="column">
                <wp:posOffset>-153</wp:posOffset>
              </wp:positionH>
              <wp:positionV relativeFrom="paragraph">
                <wp:posOffset>276080</wp:posOffset>
              </wp:positionV>
              <wp:extent cx="5943600" cy="2640965"/>
              <wp:effectExtent l="0" t="0" r="0" b="6985"/>
              <wp:wrapSquare wrapText="bothSides"/>
              <wp:docPr id="71512632" name="Imagen 1" descr="Interfaz de usuario gráfica, Texto, Aplicación, Correo electrón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1512632" name="Imagen 1" descr="Interfaz de usuario gráfica, Texto, Aplicación, Correo electrónico&#10;&#10;Descripción generada automáticamente"/>
                      <pic:cNvPicPr/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6409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58" w:author="Reyna Valentina Ortiz Porras" w:date="2024-03-17T22:09:00Z">
        <w:r w:rsidRPr="00D15E54">
          <w:rPr>
            <w:sz w:val="24"/>
            <w:szCs w:val="24"/>
            <w:lang w:val="es-MX"/>
            <w:rPrChange w:id="159" w:author="Reyna Valentina Ortiz Porras" w:date="2024-03-17T22:59:00Z">
              <w:rPr>
                <w:lang w:val="es-MX"/>
              </w:rPr>
            </w:rPrChange>
          </w:rPr>
          <w:t xml:space="preserve">Actividad 1.5 </w:t>
        </w:r>
      </w:ins>
    </w:p>
    <w:p w14:paraId="142CD7C7" w14:textId="3565EDB6" w:rsidR="00666914" w:rsidRDefault="00666914" w:rsidP="00DD56AE">
      <w:pPr>
        <w:rPr>
          <w:ins w:id="160" w:author="Reyna Valentina Ortiz Porras" w:date="2024-03-17T22:11:00Z"/>
          <w:lang w:val="es-MX"/>
        </w:rPr>
      </w:pPr>
    </w:p>
    <w:p w14:paraId="05E32EFC" w14:textId="7C254973" w:rsidR="00666914" w:rsidRPr="00D15E54" w:rsidRDefault="00E72C61" w:rsidP="00DD56AE">
      <w:pPr>
        <w:rPr>
          <w:ins w:id="161" w:author="Reyna Valentina Ortiz Porras" w:date="2024-03-17T22:12:00Z"/>
          <w:i/>
          <w:iCs/>
          <w:sz w:val="24"/>
          <w:szCs w:val="24"/>
          <w:lang w:val="es-MX"/>
          <w:rPrChange w:id="162" w:author="Reyna Valentina Ortiz Porras" w:date="2024-03-17T23:00:00Z">
            <w:rPr>
              <w:ins w:id="163" w:author="Reyna Valentina Ortiz Porras" w:date="2024-03-17T22:12:00Z"/>
              <w:lang w:val="es-MX"/>
            </w:rPr>
          </w:rPrChange>
        </w:rPr>
      </w:pPr>
      <w:ins w:id="164" w:author="Reyna Valentina Ortiz Porras" w:date="2024-03-17T22:13:00Z">
        <w:r w:rsidRPr="00D15E54">
          <w:rPr>
            <w:i/>
            <w:iCs/>
            <w:noProof/>
            <w:sz w:val="24"/>
            <w:szCs w:val="24"/>
            <w:lang w:val="es-MX"/>
            <w:rPrChange w:id="165" w:author="Reyna Valentina Ortiz Porras" w:date="2024-03-17T23:00:00Z">
              <w:rPr>
                <w:noProof/>
                <w:lang w:val="es-MX"/>
              </w:rPr>
            </w:rPrChange>
          </w:rPr>
          <w:drawing>
            <wp:anchor distT="0" distB="0" distL="114300" distR="114300" simplePos="0" relativeHeight="251631104" behindDoc="0" locked="0" layoutInCell="1" allowOverlap="1" wp14:anchorId="058A5539" wp14:editId="13AFC109">
              <wp:simplePos x="0" y="0"/>
              <wp:positionH relativeFrom="column">
                <wp:posOffset>-139065</wp:posOffset>
              </wp:positionH>
              <wp:positionV relativeFrom="paragraph">
                <wp:posOffset>1241425</wp:posOffset>
              </wp:positionV>
              <wp:extent cx="5943600" cy="2997200"/>
              <wp:effectExtent l="0" t="0" r="0" b="0"/>
              <wp:wrapSquare wrapText="bothSides"/>
              <wp:docPr id="1365045703" name="Imagen 1" descr="Interfaz de usuario gráfica, Texto, Aplicación, Correo electrón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65045703" name="Imagen 1" descr="Interfaz de usuario gráfica, Texto, Aplicación, Correo electrónico&#10;&#10;Descripción generada automáticamente"/>
                      <pic:cNvPicPr/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97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166" w:author="Reyna Valentina Ortiz Porras" w:date="2024-03-17T22:12:00Z">
        <w:r w:rsidR="00666914" w:rsidRPr="00D15E54">
          <w:rPr>
            <w:i/>
            <w:iCs/>
            <w:noProof/>
            <w:sz w:val="24"/>
            <w:szCs w:val="24"/>
            <w:lang w:val="es-MX"/>
            <w:rPrChange w:id="167" w:author="Reyna Valentina Ortiz Porras" w:date="2024-03-17T23:00:00Z">
              <w:rPr>
                <w:noProof/>
                <w:lang w:val="es-MX"/>
              </w:rPr>
            </w:rPrChange>
          </w:rPr>
          <w:drawing>
            <wp:anchor distT="0" distB="0" distL="114300" distR="114300" simplePos="0" relativeHeight="251628032" behindDoc="0" locked="0" layoutInCell="1" allowOverlap="1" wp14:anchorId="6C99095A" wp14:editId="265000A4">
              <wp:simplePos x="0" y="0"/>
              <wp:positionH relativeFrom="column">
                <wp:posOffset>-81023</wp:posOffset>
              </wp:positionH>
              <wp:positionV relativeFrom="paragraph">
                <wp:posOffset>286715</wp:posOffset>
              </wp:positionV>
              <wp:extent cx="5943600" cy="814070"/>
              <wp:effectExtent l="0" t="0" r="0" b="5080"/>
              <wp:wrapSquare wrapText="bothSides"/>
              <wp:docPr id="1571145585" name="Imagen 1" descr="Interfaz de usuario gráfica, Aplicación, Teams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71145585" name="Imagen 1" descr="Interfaz de usuario gráfica, Aplicación, Teams&#10;&#10;Descripción generada automáticamente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8140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168" w:author="Reyna Valentina Ortiz Porras" w:date="2024-03-17T22:11:00Z">
        <w:r w:rsidR="00666914" w:rsidRPr="00D15E54">
          <w:rPr>
            <w:i/>
            <w:iCs/>
            <w:sz w:val="24"/>
            <w:szCs w:val="24"/>
            <w:lang w:val="es-MX"/>
            <w:rPrChange w:id="169" w:author="Reyna Valentina Ortiz Porras" w:date="2024-03-17T23:00:00Z">
              <w:rPr>
                <w:lang w:val="es-MX"/>
              </w:rPr>
            </w:rPrChange>
          </w:rPr>
          <w:t>Proceso 2</w:t>
        </w:r>
      </w:ins>
      <w:ins w:id="170" w:author="Reyna Valentina Ortiz Porras" w:date="2024-03-17T22:12:00Z">
        <w:r w:rsidR="00666914" w:rsidRPr="00D15E54">
          <w:rPr>
            <w:i/>
            <w:iCs/>
            <w:sz w:val="24"/>
            <w:szCs w:val="24"/>
            <w:lang w:val="es-MX"/>
            <w:rPrChange w:id="171" w:author="Reyna Valentina Ortiz Porras" w:date="2024-03-17T23:00:00Z">
              <w:rPr>
                <w:lang w:val="es-MX"/>
              </w:rPr>
            </w:rPrChange>
          </w:rPr>
          <w:t>. Conocer el contexto de uso</w:t>
        </w:r>
      </w:ins>
    </w:p>
    <w:p w14:paraId="3AE0C9A6" w14:textId="6A530451" w:rsidR="00666914" w:rsidRDefault="00666914" w:rsidP="00DD56AE">
      <w:pPr>
        <w:rPr>
          <w:ins w:id="172" w:author="Reyna Valentina Ortiz Porras" w:date="2024-03-17T22:13:00Z"/>
          <w:lang w:val="es-MX"/>
        </w:rPr>
      </w:pPr>
    </w:p>
    <w:p w14:paraId="6A6FD4DE" w14:textId="77777777" w:rsidR="00E72C61" w:rsidRDefault="00E72C61" w:rsidP="00DD56AE">
      <w:pPr>
        <w:rPr>
          <w:ins w:id="173" w:author="Reyna Valentina Ortiz Porras" w:date="2024-03-17T22:16:00Z"/>
          <w:lang w:val="es-MX"/>
        </w:rPr>
      </w:pPr>
    </w:p>
    <w:p w14:paraId="6526D329" w14:textId="77777777" w:rsidR="00D15E54" w:rsidRDefault="00D15E54" w:rsidP="00DD56AE">
      <w:pPr>
        <w:rPr>
          <w:ins w:id="174" w:author="Reyna Valentina Ortiz Porras" w:date="2024-03-17T22:55:00Z"/>
          <w:lang w:val="es-MX"/>
        </w:rPr>
      </w:pPr>
    </w:p>
    <w:p w14:paraId="0BF25322" w14:textId="77777777" w:rsidR="00D15E54" w:rsidRDefault="00D15E54" w:rsidP="00DD56AE">
      <w:pPr>
        <w:rPr>
          <w:ins w:id="175" w:author="Reyna Valentina Ortiz Porras" w:date="2024-03-17T22:55:00Z"/>
          <w:lang w:val="es-MX"/>
        </w:rPr>
      </w:pPr>
    </w:p>
    <w:p w14:paraId="2048DB51" w14:textId="77777777" w:rsidR="00D15E54" w:rsidRDefault="00D15E54" w:rsidP="00DD56AE">
      <w:pPr>
        <w:rPr>
          <w:ins w:id="176" w:author="Reyna Valentina Ortiz Porras" w:date="2024-03-17T22:55:00Z"/>
          <w:lang w:val="es-MX"/>
        </w:rPr>
      </w:pPr>
    </w:p>
    <w:p w14:paraId="1433E84F" w14:textId="06F280EE" w:rsidR="00666914" w:rsidRDefault="00E72C61" w:rsidP="00DD56AE">
      <w:pPr>
        <w:rPr>
          <w:ins w:id="177" w:author="Reyna Valentina Ortiz Porras" w:date="2024-03-17T22:10:00Z"/>
          <w:lang w:val="es-MX"/>
        </w:rPr>
      </w:pPr>
      <w:ins w:id="178" w:author="Reyna Valentina Ortiz Porras" w:date="2024-03-17T22:13:00Z">
        <w:r w:rsidRPr="00D15E54">
          <w:rPr>
            <w:sz w:val="24"/>
            <w:szCs w:val="24"/>
            <w:lang w:val="es-MX"/>
            <w:rPrChange w:id="179" w:author="Reyna Valentina Ortiz Porras" w:date="2024-03-17T23:00:00Z">
              <w:rPr>
                <w:lang w:val="es-MX"/>
              </w:rPr>
            </w:rPrChange>
          </w:rPr>
          <w:t xml:space="preserve">Actividad 2.1 </w:t>
        </w:r>
      </w:ins>
    </w:p>
    <w:p w14:paraId="5C501CF9" w14:textId="76838C27" w:rsidR="00DD56AE" w:rsidRPr="00DD56AE" w:rsidDel="00E72C61" w:rsidRDefault="00DD56AE">
      <w:pPr>
        <w:rPr>
          <w:del w:id="180" w:author="Reyna Valentina Ortiz Porras" w:date="2024-03-17T22:16:00Z"/>
          <w:lang w:val="es-MX"/>
        </w:rPr>
        <w:pPrChange w:id="181" w:author="Reyna Valentina Ortiz Porras" w:date="2024-03-17T21:51:00Z">
          <w:pPr>
            <w:pStyle w:val="Heading1"/>
          </w:pPr>
        </w:pPrChange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15"/>
        <w:gridCol w:w="7661"/>
      </w:tblGrid>
      <w:tr w:rsidR="00187E0D" w:rsidRPr="005872EC" w:rsidDel="00DD56AE" w14:paraId="62D59F05" w14:textId="34E8922A" w:rsidTr="001F529C">
        <w:trPr>
          <w:del w:id="182" w:author="Reyna Valentina Ortiz Porras" w:date="2024-03-17T21:51:00Z"/>
        </w:trPr>
        <w:tc>
          <w:tcPr>
            <w:tcW w:w="1915" w:type="dxa"/>
          </w:tcPr>
          <w:p w14:paraId="76A74CFC" w14:textId="06859DF4" w:rsidR="00187E0D" w:rsidRPr="005872EC" w:rsidDel="00DD56AE" w:rsidRDefault="00187E0D" w:rsidP="001F529C">
            <w:pPr>
              <w:pStyle w:val="line"/>
              <w:rPr>
                <w:del w:id="183" w:author="Reyna Valentina Ortiz Porras" w:date="2024-03-17T21:51:00Z"/>
                <w:rFonts w:asciiTheme="minorHAnsi" w:hAnsiTheme="minorHAnsi" w:cstheme="minorHAnsi"/>
                <w:lang w:val="es-MX"/>
              </w:rPr>
            </w:pPr>
          </w:p>
        </w:tc>
        <w:tc>
          <w:tcPr>
            <w:tcW w:w="7661" w:type="dxa"/>
            <w:tcBorders>
              <w:bottom w:val="single" w:sz="12" w:space="0" w:color="auto"/>
            </w:tcBorders>
          </w:tcPr>
          <w:p w14:paraId="0B414A8C" w14:textId="4F095AAE" w:rsidR="00187E0D" w:rsidRPr="005872EC" w:rsidDel="00DD56AE" w:rsidRDefault="00187E0D" w:rsidP="001F529C">
            <w:pPr>
              <w:pStyle w:val="line"/>
              <w:rPr>
                <w:del w:id="184" w:author="Reyna Valentina Ortiz Porras" w:date="2024-03-17T21:51:00Z"/>
                <w:rFonts w:asciiTheme="minorHAnsi" w:hAnsiTheme="minorHAnsi" w:cstheme="minorHAnsi"/>
                <w:lang w:val="es-MX"/>
              </w:rPr>
            </w:pPr>
          </w:p>
        </w:tc>
      </w:tr>
      <w:tr w:rsidR="00187E0D" w:rsidRPr="005872EC" w:rsidDel="00DD56AE" w14:paraId="226BA506" w14:textId="176B9BFB" w:rsidTr="001F529C">
        <w:trPr>
          <w:del w:id="185" w:author="Reyna Valentina Ortiz Porras" w:date="2024-03-17T21:51:00Z"/>
        </w:trPr>
        <w:tc>
          <w:tcPr>
            <w:tcW w:w="1915" w:type="dxa"/>
          </w:tcPr>
          <w:p w14:paraId="38426B91" w14:textId="593C1DA3" w:rsidR="00187E0D" w:rsidRPr="005872EC" w:rsidDel="00DD56AE" w:rsidRDefault="00187E0D" w:rsidP="001F529C">
            <w:pPr>
              <w:pStyle w:val="line"/>
              <w:rPr>
                <w:del w:id="186" w:author="Reyna Valentina Ortiz Porras" w:date="2024-03-17T21:51:00Z"/>
                <w:rFonts w:asciiTheme="minorHAnsi" w:hAnsiTheme="minorHAnsi" w:cstheme="minorHAnsi"/>
                <w:lang w:val="es-MX"/>
              </w:rPr>
            </w:pPr>
          </w:p>
        </w:tc>
        <w:tc>
          <w:tcPr>
            <w:tcW w:w="7661" w:type="dxa"/>
          </w:tcPr>
          <w:p w14:paraId="672570F7" w14:textId="7249E1E2" w:rsidR="00187E0D" w:rsidRPr="005872EC" w:rsidDel="00DD56AE" w:rsidRDefault="00187E0D" w:rsidP="001F529C">
            <w:pPr>
              <w:pStyle w:val="line"/>
              <w:rPr>
                <w:del w:id="187" w:author="Reyna Valentina Ortiz Porras" w:date="2024-03-17T21:51:00Z"/>
                <w:rFonts w:asciiTheme="minorHAnsi" w:hAnsiTheme="minorHAnsi" w:cstheme="minorHAnsi"/>
                <w:lang w:val="es-MX"/>
              </w:rPr>
            </w:pPr>
          </w:p>
        </w:tc>
      </w:tr>
      <w:tr w:rsidR="00187E0D" w:rsidRPr="005872EC" w:rsidDel="00DD56AE" w14:paraId="45FFF364" w14:textId="37208CC4" w:rsidTr="00810937">
        <w:trPr>
          <w:del w:id="188" w:author="Reyna Valentina Ortiz Porras" w:date="2024-03-17T21:51:00Z"/>
        </w:trPr>
        <w:tc>
          <w:tcPr>
            <w:tcW w:w="1915" w:type="dxa"/>
          </w:tcPr>
          <w:p w14:paraId="16A6A33C" w14:textId="70A5CC21" w:rsidR="00187E0D" w:rsidRPr="005872EC" w:rsidDel="00DD56AE" w:rsidRDefault="00187E0D" w:rsidP="001F529C">
            <w:pPr>
              <w:pStyle w:val="tableleft"/>
              <w:rPr>
                <w:del w:id="189" w:author="Reyna Valentina Ortiz Porras" w:date="2024-03-17T21:51:00Z"/>
                <w:rFonts w:asciiTheme="majorHAnsi" w:hAnsiTheme="majorHAnsi" w:cstheme="minorHAnsi"/>
                <w:lang w:val="es-MX"/>
              </w:rPr>
            </w:pPr>
            <w:del w:id="190" w:author="Reyna Valentina Ortiz Porras" w:date="2024-03-17T21:51:00Z">
              <w:r w:rsidRPr="005872EC" w:rsidDel="00DD56AE">
                <w:rPr>
                  <w:rFonts w:asciiTheme="majorHAnsi" w:hAnsiTheme="majorHAnsi" w:cstheme="minorHAnsi"/>
                  <w:lang w:val="es-MX"/>
                </w:rPr>
                <w:delText>Propósito</w:delText>
              </w:r>
            </w:del>
          </w:p>
          <w:p w14:paraId="11D0F64A" w14:textId="239505F3" w:rsidR="00187E0D" w:rsidRPr="005872EC" w:rsidDel="00DD56AE" w:rsidRDefault="00187E0D" w:rsidP="001F529C">
            <w:pPr>
              <w:pStyle w:val="tableleft"/>
              <w:rPr>
                <w:del w:id="191" w:author="Reyna Valentina Ortiz Porras" w:date="2024-03-17T21:51:00Z"/>
                <w:rFonts w:asciiTheme="minorHAnsi" w:hAnsiTheme="minorHAnsi" w:cstheme="minorHAnsi"/>
                <w:lang w:val="es-MX"/>
              </w:rPr>
            </w:pPr>
          </w:p>
        </w:tc>
        <w:tc>
          <w:tcPr>
            <w:tcW w:w="7661" w:type="dxa"/>
          </w:tcPr>
          <w:p w14:paraId="18851EEC" w14:textId="4DDD1FFA" w:rsidR="00187E0D" w:rsidRPr="005872EC" w:rsidDel="00DD56AE" w:rsidRDefault="009D482F" w:rsidP="009D482F">
            <w:pPr>
              <w:jc w:val="both"/>
              <w:rPr>
                <w:del w:id="192" w:author="Reyna Valentina Ortiz Porras" w:date="2024-03-17T21:51:00Z"/>
                <w:rFonts w:asciiTheme="minorHAnsi" w:hAnsiTheme="minorHAnsi" w:cstheme="minorHAnsi"/>
                <w:lang w:val="es-MX"/>
              </w:rPr>
            </w:pPr>
            <w:del w:id="193" w:author="Reyna Valentina Ortiz Porras" w:date="2024-03-17T21:51:00Z">
              <w:r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[Descripción de la aplicación</w:delText>
              </w:r>
              <w:r w:rsidR="00D43AC4"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 xml:space="preserve">, </w:delText>
              </w:r>
              <w:r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objetivos del proyecto</w:delText>
              </w:r>
              <w:r w:rsidR="00D43AC4"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 xml:space="preserve"> y stakeholders.</w:delText>
              </w:r>
              <w:r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]</w:delText>
              </w:r>
              <w:r w:rsidR="00187E0D"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 xml:space="preserve"> </w:delText>
              </w:r>
            </w:del>
          </w:p>
        </w:tc>
      </w:tr>
      <w:tr w:rsidR="00187E0D" w:rsidRPr="005872EC" w:rsidDel="00DD56AE" w14:paraId="4E9D4550" w14:textId="4E0A5352" w:rsidTr="00810937">
        <w:trPr>
          <w:del w:id="194" w:author="Reyna Valentina Ortiz Porras" w:date="2024-03-17T21:51:00Z"/>
        </w:trPr>
        <w:tc>
          <w:tcPr>
            <w:tcW w:w="1915" w:type="dxa"/>
          </w:tcPr>
          <w:p w14:paraId="07290AE3" w14:textId="76C517F6" w:rsidR="00187E0D" w:rsidRPr="005872EC" w:rsidDel="00DD56AE" w:rsidRDefault="00187E0D" w:rsidP="001F529C">
            <w:pPr>
              <w:pStyle w:val="tableleft"/>
              <w:rPr>
                <w:del w:id="195" w:author="Reyna Valentina Ortiz Porras" w:date="2024-03-17T21:51:00Z"/>
                <w:rFonts w:asciiTheme="minorHAnsi" w:hAnsiTheme="minorHAnsi" w:cstheme="minorHAnsi"/>
                <w:lang w:val="es-MX"/>
              </w:rPr>
            </w:pPr>
          </w:p>
        </w:tc>
        <w:tc>
          <w:tcPr>
            <w:tcW w:w="7661" w:type="dxa"/>
            <w:tcBorders>
              <w:bottom w:val="single" w:sz="8" w:space="0" w:color="auto"/>
            </w:tcBorders>
          </w:tcPr>
          <w:p w14:paraId="4C936BD9" w14:textId="023533A1" w:rsidR="00187E0D" w:rsidRPr="005872EC" w:rsidDel="00DD56AE" w:rsidRDefault="00187E0D" w:rsidP="001F529C">
            <w:pPr>
              <w:pStyle w:val="line"/>
              <w:rPr>
                <w:del w:id="196" w:author="Reyna Valentina Ortiz Porras" w:date="2024-03-17T21:51:00Z"/>
                <w:rFonts w:asciiTheme="minorHAnsi" w:hAnsiTheme="minorHAnsi" w:cstheme="minorHAnsi"/>
                <w:lang w:val="es-MX"/>
              </w:rPr>
            </w:pPr>
          </w:p>
        </w:tc>
      </w:tr>
      <w:tr w:rsidR="00134417" w:rsidRPr="005872EC" w:rsidDel="00DD56AE" w14:paraId="58E54460" w14:textId="090E8590" w:rsidTr="00D27726">
        <w:trPr>
          <w:trHeight w:val="706"/>
          <w:del w:id="197" w:author="Reyna Valentina Ortiz Porras" w:date="2024-03-17T21:51:00Z"/>
        </w:trPr>
        <w:tc>
          <w:tcPr>
            <w:tcW w:w="1915" w:type="dxa"/>
          </w:tcPr>
          <w:p w14:paraId="0278F3F8" w14:textId="7D2B5498" w:rsidR="002C78D2" w:rsidRPr="005872EC" w:rsidDel="00DD56AE" w:rsidRDefault="002C78D2" w:rsidP="001F529C">
            <w:pPr>
              <w:pStyle w:val="tableleft"/>
              <w:rPr>
                <w:del w:id="198" w:author="Reyna Valentina Ortiz Porras" w:date="2024-03-17T21:51:00Z"/>
                <w:rFonts w:asciiTheme="majorHAnsi" w:hAnsiTheme="majorHAnsi" w:cstheme="minorHAnsi"/>
                <w:lang w:val="es-MX"/>
              </w:rPr>
            </w:pPr>
          </w:p>
          <w:p w14:paraId="753425C4" w14:textId="34117E31" w:rsidR="00134417" w:rsidRPr="005872EC" w:rsidDel="00DD56AE" w:rsidRDefault="009D482F" w:rsidP="001F529C">
            <w:pPr>
              <w:pStyle w:val="tableleft"/>
              <w:rPr>
                <w:del w:id="199" w:author="Reyna Valentina Ortiz Porras" w:date="2024-03-17T21:51:00Z"/>
                <w:rFonts w:asciiTheme="majorHAnsi" w:hAnsiTheme="majorHAnsi" w:cstheme="minorHAnsi"/>
                <w:lang w:val="es-MX"/>
              </w:rPr>
            </w:pPr>
            <w:del w:id="200" w:author="Reyna Valentina Ortiz Porras" w:date="2024-03-17T21:41:00Z">
              <w:r w:rsidRPr="005872EC" w:rsidDel="00FF719C">
                <w:rPr>
                  <w:rFonts w:asciiTheme="majorHAnsi" w:hAnsiTheme="majorHAnsi" w:cstheme="minorHAnsi"/>
                  <w:lang w:val="es-MX"/>
                </w:rPr>
                <w:delText>Justificación</w:delText>
              </w:r>
            </w:del>
          </w:p>
        </w:tc>
        <w:tc>
          <w:tcPr>
            <w:tcW w:w="7661" w:type="dxa"/>
            <w:tcBorders>
              <w:bottom w:val="single" w:sz="8" w:space="0" w:color="auto"/>
            </w:tcBorders>
          </w:tcPr>
          <w:p w14:paraId="6C99C4A4" w14:textId="02441F01" w:rsidR="00134417" w:rsidRPr="00FF719C" w:rsidDel="00FF719C" w:rsidRDefault="00D43AC4">
            <w:pPr>
              <w:rPr>
                <w:del w:id="201" w:author="Reyna Valentina Ortiz Porras" w:date="2024-03-17T21:41:00Z"/>
                <w:rFonts w:asciiTheme="minorHAnsi" w:hAnsiTheme="minorHAnsi" w:cstheme="minorHAnsi"/>
                <w:color w:val="8064A2" w:themeColor="accent4"/>
                <w:lang w:val="es-MX"/>
                <w:rPrChange w:id="202" w:author="Reyna Valentina Ortiz Porras" w:date="2024-03-17T21:42:00Z">
                  <w:rPr>
                    <w:del w:id="203" w:author="Reyna Valentina Ortiz Porras" w:date="2024-03-17T21:41:00Z"/>
                    <w:lang w:val="es-MX"/>
                  </w:rPr>
                </w:rPrChange>
              </w:rPr>
            </w:pPr>
            <w:del w:id="204" w:author="Reyna Valentina Ortiz Porras" w:date="2024-03-17T21:41:00Z">
              <w:r w:rsidRPr="00FF719C" w:rsidDel="00FF719C">
                <w:rPr>
                  <w:rFonts w:asciiTheme="minorHAnsi" w:hAnsiTheme="minorHAnsi" w:cstheme="minorHAnsi"/>
                  <w:color w:val="8064A2" w:themeColor="accent4"/>
                  <w:lang w:val="es-MX"/>
                  <w:rPrChange w:id="205" w:author="Reyna Valentina Ortiz Porras" w:date="2024-03-17T21:42:00Z">
                    <w:rPr>
                      <w:lang w:val="es-MX"/>
                    </w:rPr>
                  </w:rPrChange>
                </w:rPr>
                <w:delText>[La justificación presenta el problema social actual. Puede describirse por puntos donde cada uno representa una problemática.]</w:delText>
              </w:r>
            </w:del>
          </w:p>
          <w:p w14:paraId="6219C2D5" w14:textId="785797A1" w:rsidR="00D43AC4" w:rsidRPr="005872EC" w:rsidDel="00FF719C" w:rsidRDefault="00D43AC4">
            <w:pPr>
              <w:rPr>
                <w:del w:id="206" w:author="Reyna Valentina Ortiz Porras" w:date="2024-03-17T21:41:00Z"/>
                <w:lang w:val="es-MX"/>
              </w:rPr>
            </w:pPr>
          </w:p>
          <w:p w14:paraId="11545DF1" w14:textId="47D027A3" w:rsidR="00D43AC4" w:rsidRPr="005872EC" w:rsidDel="00FF719C" w:rsidRDefault="00D43AC4">
            <w:pPr>
              <w:rPr>
                <w:del w:id="207" w:author="Reyna Valentina Ortiz Porras" w:date="2024-03-17T21:41:00Z"/>
                <w:lang w:val="es-MX"/>
              </w:rPr>
              <w:pPrChange w:id="208" w:author="Reyna Valentina Ortiz Porras" w:date="2024-03-17T21:42:00Z">
                <w:pPr>
                  <w:pStyle w:val="ListParagraph"/>
                  <w:numPr>
                    <w:numId w:val="18"/>
                  </w:numPr>
                  <w:ind w:hanging="360"/>
                </w:pPr>
              </w:pPrChange>
            </w:pPr>
            <w:del w:id="209" w:author="Reyna Valentina Ortiz Porras" w:date="2024-03-17T21:41:00Z">
              <w:r w:rsidRPr="005872EC" w:rsidDel="00FF719C">
                <w:rPr>
                  <w:lang w:val="es-MX"/>
                </w:rPr>
                <w:delText>[Problemática 1]</w:delText>
              </w:r>
            </w:del>
          </w:p>
          <w:p w14:paraId="6CA4A3FD" w14:textId="29BEE4DA" w:rsidR="00D43AC4" w:rsidRPr="005872EC" w:rsidDel="00FF719C" w:rsidRDefault="00D43AC4">
            <w:pPr>
              <w:rPr>
                <w:del w:id="210" w:author="Reyna Valentina Ortiz Porras" w:date="2024-03-17T21:41:00Z"/>
                <w:lang w:val="es-MX"/>
              </w:rPr>
              <w:pPrChange w:id="211" w:author="Reyna Valentina Ortiz Porras" w:date="2024-03-17T21:42:00Z">
                <w:pPr>
                  <w:pStyle w:val="ListParagraph"/>
                  <w:numPr>
                    <w:numId w:val="18"/>
                  </w:numPr>
                  <w:ind w:hanging="360"/>
                </w:pPr>
              </w:pPrChange>
            </w:pPr>
            <w:del w:id="212" w:author="Reyna Valentina Ortiz Porras" w:date="2024-03-17T21:41:00Z">
              <w:r w:rsidRPr="005872EC" w:rsidDel="00FF719C">
                <w:rPr>
                  <w:lang w:val="es-MX"/>
                </w:rPr>
                <w:delText>[Problemática 2]</w:delText>
              </w:r>
            </w:del>
          </w:p>
          <w:p w14:paraId="03341F05" w14:textId="0C3FEED1" w:rsidR="00D43AC4" w:rsidRPr="005872EC" w:rsidDel="00FF719C" w:rsidRDefault="00D43AC4">
            <w:pPr>
              <w:rPr>
                <w:del w:id="213" w:author="Reyna Valentina Ortiz Porras" w:date="2024-03-17T21:41:00Z"/>
                <w:lang w:val="es-MX"/>
              </w:rPr>
              <w:pPrChange w:id="214" w:author="Reyna Valentina Ortiz Porras" w:date="2024-03-17T21:42:00Z">
                <w:pPr>
                  <w:pStyle w:val="ListParagraph"/>
                  <w:numPr>
                    <w:numId w:val="18"/>
                  </w:numPr>
                  <w:ind w:hanging="360"/>
                </w:pPr>
              </w:pPrChange>
            </w:pPr>
            <w:del w:id="215" w:author="Reyna Valentina Ortiz Porras" w:date="2024-03-17T21:41:00Z">
              <w:r w:rsidRPr="005872EC" w:rsidDel="00FF719C">
                <w:rPr>
                  <w:lang w:val="es-MX"/>
                </w:rPr>
                <w:delText>[Problemática 3]</w:delText>
              </w:r>
            </w:del>
          </w:p>
          <w:p w14:paraId="0196AAE8" w14:textId="67B6F975" w:rsidR="00D43AC4" w:rsidRPr="005872EC" w:rsidDel="00FF719C" w:rsidRDefault="00D43AC4">
            <w:pPr>
              <w:rPr>
                <w:del w:id="216" w:author="Reyna Valentina Ortiz Porras" w:date="2024-03-17T21:41:00Z"/>
                <w:lang w:val="es-MX"/>
              </w:rPr>
              <w:pPrChange w:id="217" w:author="Reyna Valentina Ortiz Porras" w:date="2024-03-17T21:42:00Z">
                <w:pPr>
                  <w:pStyle w:val="ListParagraph"/>
                  <w:numPr>
                    <w:numId w:val="18"/>
                  </w:numPr>
                  <w:ind w:hanging="360"/>
                </w:pPr>
              </w:pPrChange>
            </w:pPr>
            <w:del w:id="218" w:author="Reyna Valentina Ortiz Porras" w:date="2024-03-17T21:41:00Z">
              <w:r w:rsidRPr="005872EC" w:rsidDel="00FF719C">
                <w:rPr>
                  <w:lang w:val="es-MX"/>
                </w:rPr>
                <w:delText>[Problemática 4]</w:delText>
              </w:r>
            </w:del>
          </w:p>
          <w:p w14:paraId="0C274095" w14:textId="0A6613B4" w:rsidR="00D43AC4" w:rsidRPr="005872EC" w:rsidDel="00DD56AE" w:rsidRDefault="00D43AC4">
            <w:pPr>
              <w:rPr>
                <w:del w:id="219" w:author="Reyna Valentina Ortiz Porras" w:date="2024-03-17T21:51:00Z"/>
                <w:lang w:val="es-MX"/>
              </w:rPr>
              <w:pPrChange w:id="220" w:author="Reyna Valentina Ortiz Porras" w:date="2024-03-17T21:42:00Z">
                <w:pPr>
                  <w:pStyle w:val="ListParagraph"/>
                </w:pPr>
              </w:pPrChange>
            </w:pPr>
          </w:p>
        </w:tc>
      </w:tr>
      <w:tr w:rsidR="00134417" w:rsidRPr="005872EC" w:rsidDel="00FF719C" w14:paraId="1D7F8694" w14:textId="1D7DDA5F" w:rsidTr="00672836">
        <w:trPr>
          <w:trHeight w:val="839"/>
          <w:del w:id="221" w:author="Reyna Valentina Ortiz Porras" w:date="2024-03-17T21:41:00Z"/>
        </w:trPr>
        <w:tc>
          <w:tcPr>
            <w:tcW w:w="1915" w:type="dxa"/>
          </w:tcPr>
          <w:p w14:paraId="6E7D030D" w14:textId="6E8CA60F" w:rsidR="00381DD1" w:rsidRPr="005872EC" w:rsidDel="00FF719C" w:rsidRDefault="00381DD1" w:rsidP="001F529C">
            <w:pPr>
              <w:pStyle w:val="tableleft"/>
              <w:rPr>
                <w:del w:id="222" w:author="Reyna Valentina Ortiz Porras" w:date="2024-03-17T21:41:00Z"/>
                <w:rFonts w:asciiTheme="minorHAnsi" w:hAnsiTheme="minorHAnsi" w:cstheme="minorHAnsi"/>
                <w:lang w:val="es-MX"/>
              </w:rPr>
            </w:pPr>
          </w:p>
          <w:p w14:paraId="4CEAF685" w14:textId="2C17FEAE" w:rsidR="00134417" w:rsidRPr="005872EC" w:rsidDel="00FF719C" w:rsidRDefault="009D482F" w:rsidP="001F529C">
            <w:pPr>
              <w:pStyle w:val="tableleft"/>
              <w:rPr>
                <w:del w:id="223" w:author="Reyna Valentina Ortiz Porras" w:date="2024-03-17T21:41:00Z"/>
                <w:rFonts w:asciiTheme="majorHAnsi" w:hAnsiTheme="majorHAnsi" w:cstheme="minorHAnsi"/>
                <w:lang w:val="es-MX"/>
              </w:rPr>
            </w:pPr>
            <w:del w:id="224" w:author="Reyna Valentina Ortiz Porras" w:date="2024-03-17T21:41:00Z">
              <w:r w:rsidRPr="005872EC" w:rsidDel="00FF719C">
                <w:rPr>
                  <w:rFonts w:asciiTheme="majorHAnsi" w:hAnsiTheme="majorHAnsi" w:cstheme="minorHAnsi"/>
                  <w:lang w:val="es-MX"/>
                </w:rPr>
                <w:delText>Beneficios</w:delText>
              </w:r>
            </w:del>
          </w:p>
        </w:tc>
        <w:tc>
          <w:tcPr>
            <w:tcW w:w="7661" w:type="dxa"/>
            <w:tcBorders>
              <w:top w:val="single" w:sz="8" w:space="0" w:color="auto"/>
              <w:bottom w:val="single" w:sz="8" w:space="0" w:color="auto"/>
            </w:tcBorders>
          </w:tcPr>
          <w:p w14:paraId="6D001C43" w14:textId="2F922A23" w:rsidR="00134417" w:rsidRPr="005872EC" w:rsidDel="00FF719C" w:rsidRDefault="00134417" w:rsidP="00890BFC">
            <w:pPr>
              <w:jc w:val="both"/>
              <w:rPr>
                <w:del w:id="225" w:author="Reyna Valentina Ortiz Porras" w:date="2024-03-17T21:41:00Z"/>
                <w:rFonts w:asciiTheme="minorHAnsi" w:hAnsiTheme="minorHAnsi" w:cstheme="minorHAnsi"/>
                <w:lang w:val="es-MX"/>
              </w:rPr>
            </w:pPr>
          </w:p>
          <w:p w14:paraId="38492F46" w14:textId="54961A66" w:rsidR="00D43AC4" w:rsidRPr="005872EC" w:rsidDel="00FF719C" w:rsidRDefault="00D43AC4" w:rsidP="00D43AC4">
            <w:pPr>
              <w:jc w:val="both"/>
              <w:rPr>
                <w:del w:id="226" w:author="Reyna Valentina Ortiz Porras" w:date="2024-03-17T21:41:00Z"/>
                <w:rFonts w:asciiTheme="minorHAnsi" w:hAnsiTheme="minorHAnsi" w:cstheme="minorHAnsi"/>
                <w:color w:val="8064A2" w:themeColor="accent4"/>
                <w:lang w:val="es-MX"/>
              </w:rPr>
            </w:pPr>
            <w:del w:id="227" w:author="Reyna Valentina Ortiz Porras" w:date="2024-03-17T21:41:00Z">
              <w:r w:rsidRPr="005872EC" w:rsidDel="00FF719C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[Los beneficios describen las ventajas del desarrollo del proyecto y los problemas planteados que la aplicación resolverá.</w:delText>
              </w:r>
              <w:r w:rsidR="00AF6E0A" w:rsidRPr="005872EC" w:rsidDel="00FF719C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 xml:space="preserve"> Incluye la aportación social.</w:delText>
              </w:r>
              <w:r w:rsidRPr="005872EC" w:rsidDel="00FF719C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]</w:delText>
              </w:r>
            </w:del>
          </w:p>
          <w:p w14:paraId="6AA770DC" w14:textId="1D7FAA2D" w:rsidR="00D43AC4" w:rsidRPr="005872EC" w:rsidDel="00FF719C" w:rsidRDefault="00D43AC4" w:rsidP="00D43AC4">
            <w:pPr>
              <w:jc w:val="both"/>
              <w:rPr>
                <w:del w:id="228" w:author="Reyna Valentina Ortiz Porras" w:date="2024-03-17T21:41:00Z"/>
                <w:rFonts w:asciiTheme="minorHAnsi" w:hAnsiTheme="minorHAnsi" w:cstheme="minorHAnsi"/>
                <w:lang w:val="es-MX"/>
              </w:rPr>
            </w:pPr>
          </w:p>
          <w:p w14:paraId="34A19F5C" w14:textId="15E5FEA0" w:rsidR="00D43AC4" w:rsidRPr="005872EC" w:rsidDel="00FF719C" w:rsidRDefault="00D43AC4" w:rsidP="00D43AC4">
            <w:pPr>
              <w:pStyle w:val="ListParagraph"/>
              <w:numPr>
                <w:ilvl w:val="0"/>
                <w:numId w:val="18"/>
              </w:numPr>
              <w:rPr>
                <w:del w:id="229" w:author="Reyna Valentina Ortiz Porras" w:date="2024-03-17T21:41:00Z"/>
                <w:rFonts w:asciiTheme="minorHAnsi" w:hAnsiTheme="minorHAnsi" w:cstheme="minorHAnsi"/>
                <w:color w:val="8064A2" w:themeColor="accent4"/>
                <w:lang w:val="es-MX"/>
              </w:rPr>
            </w:pPr>
            <w:del w:id="230" w:author="Reyna Valentina Ortiz Porras" w:date="2024-03-17T21:41:00Z">
              <w:r w:rsidRPr="005872EC" w:rsidDel="00FF719C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[Beneficio 1]</w:delText>
              </w:r>
            </w:del>
          </w:p>
          <w:p w14:paraId="376B546E" w14:textId="6BF3ED72" w:rsidR="00D43AC4" w:rsidRPr="005872EC" w:rsidDel="00FF719C" w:rsidRDefault="00D43AC4" w:rsidP="00D43AC4">
            <w:pPr>
              <w:pStyle w:val="ListParagraph"/>
              <w:numPr>
                <w:ilvl w:val="0"/>
                <w:numId w:val="18"/>
              </w:numPr>
              <w:rPr>
                <w:del w:id="231" w:author="Reyna Valentina Ortiz Porras" w:date="2024-03-17T21:41:00Z"/>
                <w:rFonts w:asciiTheme="minorHAnsi" w:hAnsiTheme="minorHAnsi" w:cstheme="minorHAnsi"/>
                <w:color w:val="8064A2" w:themeColor="accent4"/>
                <w:lang w:val="es-MX"/>
              </w:rPr>
            </w:pPr>
            <w:del w:id="232" w:author="Reyna Valentina Ortiz Porras" w:date="2024-03-17T21:41:00Z">
              <w:r w:rsidRPr="005872EC" w:rsidDel="00FF719C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[Beneficio 2]</w:delText>
              </w:r>
            </w:del>
          </w:p>
          <w:p w14:paraId="2B92C8CB" w14:textId="1840CEA1" w:rsidR="00D43AC4" w:rsidRPr="005872EC" w:rsidDel="00FF719C" w:rsidRDefault="00D43AC4" w:rsidP="00D43AC4">
            <w:pPr>
              <w:pStyle w:val="ListParagraph"/>
              <w:numPr>
                <w:ilvl w:val="0"/>
                <w:numId w:val="18"/>
              </w:numPr>
              <w:rPr>
                <w:del w:id="233" w:author="Reyna Valentina Ortiz Porras" w:date="2024-03-17T21:41:00Z"/>
                <w:rFonts w:asciiTheme="minorHAnsi" w:hAnsiTheme="minorHAnsi" w:cstheme="minorHAnsi"/>
                <w:color w:val="8064A2" w:themeColor="accent4"/>
                <w:lang w:val="es-MX"/>
              </w:rPr>
            </w:pPr>
            <w:del w:id="234" w:author="Reyna Valentina Ortiz Porras" w:date="2024-03-17T21:41:00Z">
              <w:r w:rsidRPr="005872EC" w:rsidDel="00FF719C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[Beneficio 3]</w:delText>
              </w:r>
            </w:del>
          </w:p>
          <w:p w14:paraId="392DDC81" w14:textId="32D877EA" w:rsidR="00D43AC4" w:rsidRPr="005872EC" w:rsidDel="00FF719C" w:rsidRDefault="00D43AC4" w:rsidP="00D43AC4">
            <w:pPr>
              <w:pStyle w:val="ListParagraph"/>
              <w:numPr>
                <w:ilvl w:val="0"/>
                <w:numId w:val="18"/>
              </w:numPr>
              <w:rPr>
                <w:del w:id="235" w:author="Reyna Valentina Ortiz Porras" w:date="2024-03-17T21:41:00Z"/>
                <w:rFonts w:asciiTheme="minorHAnsi" w:hAnsiTheme="minorHAnsi" w:cstheme="minorHAnsi"/>
                <w:color w:val="8064A2" w:themeColor="accent4"/>
                <w:lang w:val="es-MX"/>
              </w:rPr>
            </w:pPr>
            <w:del w:id="236" w:author="Reyna Valentina Ortiz Porras" w:date="2024-03-17T21:41:00Z">
              <w:r w:rsidRPr="005872EC" w:rsidDel="00FF719C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[Beneficio 4]</w:delText>
              </w:r>
            </w:del>
          </w:p>
          <w:p w14:paraId="2F7102A7" w14:textId="357D283F" w:rsidR="00A06A27" w:rsidRPr="005872EC" w:rsidDel="00FF719C" w:rsidRDefault="00A06A27" w:rsidP="00D43AC4">
            <w:pPr>
              <w:rPr>
                <w:del w:id="237" w:author="Reyna Valentina Ortiz Porras" w:date="2024-03-17T21:41:00Z"/>
                <w:rFonts w:asciiTheme="minorHAnsi" w:hAnsiTheme="minorHAnsi" w:cstheme="minorHAnsi"/>
                <w:lang w:val="es-MX"/>
              </w:rPr>
            </w:pPr>
          </w:p>
        </w:tc>
      </w:tr>
      <w:tr w:rsidR="00134417" w:rsidRPr="005872EC" w:rsidDel="00DD56AE" w14:paraId="0A2D9E8C" w14:textId="3D4D56A8" w:rsidTr="00550683">
        <w:trPr>
          <w:trHeight w:val="828"/>
          <w:del w:id="238" w:author="Reyna Valentina Ortiz Porras" w:date="2024-03-17T21:51:00Z"/>
        </w:trPr>
        <w:tc>
          <w:tcPr>
            <w:tcW w:w="1915" w:type="dxa"/>
          </w:tcPr>
          <w:p w14:paraId="405AA14D" w14:textId="0D268D05" w:rsidR="00134417" w:rsidRPr="005872EC" w:rsidDel="00DD56AE" w:rsidRDefault="00134417" w:rsidP="001F529C">
            <w:pPr>
              <w:pStyle w:val="tableleft"/>
              <w:rPr>
                <w:del w:id="239" w:author="Reyna Valentina Ortiz Porras" w:date="2024-03-17T21:51:00Z"/>
                <w:rFonts w:asciiTheme="minorHAnsi" w:hAnsiTheme="minorHAnsi" w:cstheme="minorHAnsi"/>
                <w:lang w:val="es-MX"/>
              </w:rPr>
            </w:pPr>
          </w:p>
          <w:p w14:paraId="6FEAD006" w14:textId="4F934DB2" w:rsidR="00134417" w:rsidRPr="005872EC" w:rsidDel="00DD56AE" w:rsidRDefault="00134417" w:rsidP="001F529C">
            <w:pPr>
              <w:pStyle w:val="tableleft"/>
              <w:rPr>
                <w:del w:id="240" w:author="Reyna Valentina Ortiz Porras" w:date="2024-03-17T21:51:00Z"/>
                <w:rFonts w:asciiTheme="majorHAnsi" w:hAnsiTheme="majorHAnsi" w:cstheme="minorHAnsi"/>
                <w:lang w:val="es-MX"/>
              </w:rPr>
            </w:pPr>
            <w:del w:id="241" w:author="Reyna Valentina Ortiz Porras" w:date="2024-03-17T21:39:00Z">
              <w:r w:rsidRPr="005872EC" w:rsidDel="00FF719C">
                <w:rPr>
                  <w:rFonts w:asciiTheme="majorHAnsi" w:hAnsiTheme="majorHAnsi" w:cstheme="minorHAnsi"/>
                  <w:lang w:val="es-MX"/>
                </w:rPr>
                <w:delText>Funcionalidades</w:delText>
              </w:r>
            </w:del>
          </w:p>
        </w:tc>
        <w:tc>
          <w:tcPr>
            <w:tcW w:w="7661" w:type="dxa"/>
            <w:tcBorders>
              <w:top w:val="single" w:sz="8" w:space="0" w:color="auto"/>
            </w:tcBorders>
          </w:tcPr>
          <w:p w14:paraId="1E3B7A35" w14:textId="61187DC7" w:rsidR="00134417" w:rsidRPr="005872EC" w:rsidDel="00DD56AE" w:rsidRDefault="00134417" w:rsidP="00530917">
            <w:pPr>
              <w:rPr>
                <w:del w:id="242" w:author="Reyna Valentina Ortiz Porras" w:date="2024-03-17T21:51:00Z"/>
                <w:rFonts w:asciiTheme="minorHAnsi" w:hAnsiTheme="minorHAnsi" w:cstheme="minorHAnsi"/>
                <w:lang w:val="es-MX"/>
              </w:rPr>
            </w:pPr>
          </w:p>
          <w:p w14:paraId="6ACBF8D3" w14:textId="282AB896" w:rsidR="00406B4F" w:rsidRPr="005872EC" w:rsidDel="00DD56AE" w:rsidRDefault="00AF6E0A" w:rsidP="00AF6E0A">
            <w:pPr>
              <w:jc w:val="both"/>
              <w:rPr>
                <w:del w:id="243" w:author="Reyna Valentina Ortiz Porras" w:date="2024-03-17T21:51:00Z"/>
                <w:rFonts w:asciiTheme="minorHAnsi" w:hAnsiTheme="minorHAnsi" w:cstheme="minorHAnsi"/>
                <w:color w:val="8064A2" w:themeColor="accent4"/>
                <w:lang w:val="es-MX"/>
              </w:rPr>
            </w:pPr>
            <w:del w:id="244" w:author="Reyna Valentina Ortiz Porras" w:date="2024-03-17T21:51:00Z">
              <w:r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[Este apartado deberá contener todas aquellas funcionalidades que la aplicación presentará</w:delText>
              </w:r>
              <w:r w:rsidR="00406B4F"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 xml:space="preserve"> acompañadas de una breve descripción</w:delText>
              </w:r>
              <w:r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. Es recomendable agruparlas por categorías respecto a procesos</w:delText>
              </w:r>
              <w:r w:rsidR="00406B4F"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 xml:space="preserve"> o dominio.</w:delText>
              </w:r>
            </w:del>
          </w:p>
          <w:p w14:paraId="2E15B1FC" w14:textId="09F8085F" w:rsidR="00406B4F" w:rsidRPr="005872EC" w:rsidDel="00DD56AE" w:rsidRDefault="00406B4F" w:rsidP="00AF6E0A">
            <w:pPr>
              <w:jc w:val="both"/>
              <w:rPr>
                <w:del w:id="245" w:author="Reyna Valentina Ortiz Porras" w:date="2024-03-17T21:51:00Z"/>
                <w:rFonts w:asciiTheme="minorHAnsi" w:hAnsiTheme="minorHAnsi" w:cstheme="minorHAnsi"/>
                <w:color w:val="8064A2" w:themeColor="accent4"/>
                <w:lang w:val="es-MX"/>
              </w:rPr>
            </w:pPr>
          </w:p>
          <w:p w14:paraId="1159E9CA" w14:textId="5ACE9118" w:rsidR="00406B4F" w:rsidRPr="005872EC" w:rsidDel="00DD56AE" w:rsidRDefault="00406B4F" w:rsidP="00AF6E0A">
            <w:pPr>
              <w:jc w:val="both"/>
              <w:rPr>
                <w:del w:id="246" w:author="Reyna Valentina Ortiz Porras" w:date="2024-03-17T21:51:00Z"/>
                <w:rFonts w:asciiTheme="minorHAnsi" w:hAnsiTheme="minorHAnsi" w:cstheme="minorHAnsi"/>
                <w:b/>
                <w:color w:val="8064A2" w:themeColor="accent4"/>
                <w:lang w:val="es-MX"/>
              </w:rPr>
            </w:pPr>
            <w:del w:id="247" w:author="Reyna Valentina Ortiz Porras" w:date="2024-03-17T21:51:00Z">
              <w:r w:rsidRPr="005872EC" w:rsidDel="00DD56AE">
                <w:rPr>
                  <w:rFonts w:asciiTheme="minorHAnsi" w:hAnsiTheme="minorHAnsi" w:cstheme="minorHAnsi"/>
                  <w:b/>
                  <w:color w:val="8064A2" w:themeColor="accent4"/>
                  <w:lang w:val="es-MX"/>
                </w:rPr>
                <w:delText>Ej.</w:delText>
              </w:r>
            </w:del>
          </w:p>
          <w:p w14:paraId="416AAAAC" w14:textId="41A11FEF" w:rsidR="00406B4F" w:rsidRPr="005872EC" w:rsidDel="00DD56AE" w:rsidRDefault="00406B4F" w:rsidP="00AF6E0A">
            <w:pPr>
              <w:jc w:val="both"/>
              <w:rPr>
                <w:del w:id="248" w:author="Reyna Valentina Ortiz Porras" w:date="2024-03-17T21:51:00Z"/>
                <w:rFonts w:asciiTheme="minorHAnsi" w:hAnsiTheme="minorHAnsi" w:cstheme="minorHAnsi"/>
                <w:color w:val="8064A2" w:themeColor="accent4"/>
                <w:lang w:val="es-MX"/>
              </w:rPr>
            </w:pPr>
          </w:p>
          <w:p w14:paraId="34225C7B" w14:textId="46552268" w:rsidR="00406B4F" w:rsidRPr="005872EC" w:rsidDel="00DD56AE" w:rsidRDefault="00406B4F" w:rsidP="00AF6E0A">
            <w:pPr>
              <w:jc w:val="both"/>
              <w:rPr>
                <w:del w:id="249" w:author="Reyna Valentina Ortiz Porras" w:date="2024-03-17T21:51:00Z"/>
                <w:rFonts w:asciiTheme="minorHAnsi" w:hAnsiTheme="minorHAnsi" w:cstheme="minorHAnsi"/>
                <w:b/>
                <w:color w:val="8064A2" w:themeColor="accent4"/>
                <w:lang w:val="es-MX"/>
              </w:rPr>
            </w:pPr>
            <w:del w:id="250" w:author="Reyna Valentina Ortiz Porras" w:date="2024-03-17T21:51:00Z">
              <w:r w:rsidRPr="005872EC" w:rsidDel="00DD56AE">
                <w:rPr>
                  <w:rFonts w:asciiTheme="minorHAnsi" w:hAnsiTheme="minorHAnsi" w:cstheme="minorHAnsi"/>
                  <w:b/>
                  <w:color w:val="8064A2" w:themeColor="accent4"/>
                  <w:lang w:val="es-MX"/>
                </w:rPr>
                <w:delText>Gestión de información</w:delText>
              </w:r>
            </w:del>
          </w:p>
          <w:p w14:paraId="2542A5EA" w14:textId="4B15D04A" w:rsidR="00406B4F" w:rsidRPr="005872EC" w:rsidDel="00DD56AE" w:rsidRDefault="00406B4F" w:rsidP="00AF6E0A">
            <w:pPr>
              <w:jc w:val="both"/>
              <w:rPr>
                <w:del w:id="251" w:author="Reyna Valentina Ortiz Porras" w:date="2024-03-17T21:51:00Z"/>
                <w:rFonts w:asciiTheme="minorHAnsi" w:hAnsiTheme="minorHAnsi" w:cstheme="minorHAnsi"/>
                <w:b/>
                <w:color w:val="8064A2" w:themeColor="accent4"/>
                <w:lang w:val="es-MX"/>
              </w:rPr>
            </w:pPr>
          </w:p>
          <w:p w14:paraId="08E3C393" w14:textId="3EE60DFC" w:rsidR="00406B4F" w:rsidRPr="005872EC" w:rsidDel="00DD56AE" w:rsidRDefault="00406B4F" w:rsidP="00406B4F">
            <w:pPr>
              <w:pStyle w:val="ListParagraph"/>
              <w:numPr>
                <w:ilvl w:val="0"/>
                <w:numId w:val="18"/>
              </w:numPr>
              <w:rPr>
                <w:del w:id="252" w:author="Reyna Valentina Ortiz Porras" w:date="2024-03-17T21:51:00Z"/>
                <w:rFonts w:asciiTheme="minorHAnsi" w:hAnsiTheme="minorHAnsi" w:cstheme="minorHAnsi"/>
                <w:b/>
                <w:color w:val="8064A2" w:themeColor="accent4"/>
                <w:lang w:val="es-MX"/>
              </w:rPr>
            </w:pPr>
            <w:del w:id="253" w:author="Reyna Valentina Ortiz Porras" w:date="2024-03-17T21:51:00Z">
              <w:r w:rsidRPr="005872EC" w:rsidDel="00DD56AE">
                <w:rPr>
                  <w:rFonts w:asciiTheme="minorHAnsi" w:hAnsiTheme="minorHAnsi" w:cstheme="minorHAnsi"/>
                  <w:b/>
                  <w:color w:val="8064A2" w:themeColor="accent4"/>
                  <w:lang w:val="es-MX"/>
                </w:rPr>
                <w:delText xml:space="preserve">Funcionalidad 1. Alta de usuarios. Consiste en agregar nuevos usuarios a la aplicación. </w:delText>
              </w:r>
            </w:del>
          </w:p>
          <w:p w14:paraId="24D28F68" w14:textId="6A87C258" w:rsidR="00406B4F" w:rsidRPr="005872EC" w:rsidDel="00DD56AE" w:rsidRDefault="00406B4F" w:rsidP="00406B4F">
            <w:pPr>
              <w:pStyle w:val="ListParagraph"/>
              <w:numPr>
                <w:ilvl w:val="0"/>
                <w:numId w:val="18"/>
              </w:numPr>
              <w:rPr>
                <w:del w:id="254" w:author="Reyna Valentina Ortiz Porras" w:date="2024-03-17T21:51:00Z"/>
                <w:rFonts w:asciiTheme="minorHAnsi" w:hAnsiTheme="minorHAnsi" w:cstheme="minorHAnsi"/>
                <w:b/>
                <w:color w:val="8064A2" w:themeColor="accent4"/>
                <w:lang w:val="es-MX"/>
              </w:rPr>
            </w:pPr>
            <w:del w:id="255" w:author="Reyna Valentina Ortiz Porras" w:date="2024-03-17T21:51:00Z">
              <w:r w:rsidRPr="005872EC" w:rsidDel="00DD56AE">
                <w:rPr>
                  <w:rFonts w:asciiTheme="minorHAnsi" w:hAnsiTheme="minorHAnsi" w:cstheme="minorHAnsi"/>
                  <w:b/>
                  <w:color w:val="8064A2" w:themeColor="accent4"/>
                  <w:lang w:val="es-MX"/>
                </w:rPr>
                <w:delText>Funcionalidad 2. Baja de usuarios. Consiste en eliminar usuarios existentes de la aplicación.</w:delText>
              </w:r>
            </w:del>
          </w:p>
          <w:p w14:paraId="3CD45AAE" w14:textId="7537A3E0" w:rsidR="00406B4F" w:rsidRPr="005872EC" w:rsidDel="00DD56AE" w:rsidRDefault="00406B4F" w:rsidP="00AF6E0A">
            <w:pPr>
              <w:jc w:val="both"/>
              <w:rPr>
                <w:del w:id="256" w:author="Reyna Valentina Ortiz Porras" w:date="2024-03-17T21:51:00Z"/>
                <w:rFonts w:asciiTheme="minorHAnsi" w:hAnsiTheme="minorHAnsi" w:cstheme="minorHAnsi"/>
                <w:color w:val="8064A2" w:themeColor="accent4"/>
                <w:lang w:val="es-MX"/>
              </w:rPr>
            </w:pPr>
          </w:p>
          <w:p w14:paraId="39A78D25" w14:textId="5A755D3E" w:rsidR="00406B4F" w:rsidRPr="005872EC" w:rsidDel="00DD56AE" w:rsidRDefault="00406B4F" w:rsidP="00AF6E0A">
            <w:pPr>
              <w:jc w:val="both"/>
              <w:rPr>
                <w:del w:id="257" w:author="Reyna Valentina Ortiz Porras" w:date="2024-03-17T21:51:00Z"/>
                <w:rFonts w:asciiTheme="minorHAnsi" w:hAnsiTheme="minorHAnsi" w:cstheme="minorHAnsi"/>
                <w:color w:val="8064A2" w:themeColor="accent4"/>
                <w:lang w:val="es-MX"/>
              </w:rPr>
            </w:pPr>
            <w:del w:id="258" w:author="Reyna Valentina Ortiz Porras" w:date="2024-03-17T21:51:00Z">
              <w:r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Es recomendable que las funcionalidades sean atómicas (no puedan descomponerse en funcionalidades más simples) y lo menos ambiguas posible.</w:delText>
              </w:r>
            </w:del>
          </w:p>
          <w:p w14:paraId="6BDE864D" w14:textId="4C15E5E5" w:rsidR="00A27F30" w:rsidRPr="005872EC" w:rsidDel="00DD56AE" w:rsidRDefault="00AF6E0A" w:rsidP="00AF6E0A">
            <w:pPr>
              <w:jc w:val="both"/>
              <w:rPr>
                <w:del w:id="259" w:author="Reyna Valentina Ortiz Porras" w:date="2024-03-17T21:51:00Z"/>
                <w:rFonts w:asciiTheme="minorHAnsi" w:hAnsiTheme="minorHAnsi" w:cstheme="minorHAnsi"/>
                <w:lang w:val="es-MX"/>
              </w:rPr>
            </w:pPr>
            <w:del w:id="260" w:author="Reyna Valentina Ortiz Porras" w:date="2024-03-17T21:51:00Z">
              <w:r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]</w:delText>
              </w:r>
            </w:del>
          </w:p>
          <w:p w14:paraId="52D32B36" w14:textId="7F215881" w:rsidR="00134417" w:rsidRPr="005872EC" w:rsidDel="00DD56AE" w:rsidRDefault="00134417" w:rsidP="00890BFC">
            <w:pPr>
              <w:jc w:val="both"/>
              <w:rPr>
                <w:del w:id="261" w:author="Reyna Valentina Ortiz Porras" w:date="2024-03-17T21:51:00Z"/>
                <w:rFonts w:asciiTheme="minorHAnsi" w:hAnsiTheme="minorHAnsi" w:cstheme="minorHAnsi"/>
                <w:lang w:val="es-MX"/>
              </w:rPr>
            </w:pPr>
          </w:p>
        </w:tc>
      </w:tr>
      <w:tr w:rsidR="00D27726" w:rsidRPr="005872EC" w:rsidDel="00DD56AE" w14:paraId="1636C577" w14:textId="7EBF942A" w:rsidTr="00594389">
        <w:trPr>
          <w:trHeight w:val="970"/>
          <w:del w:id="262" w:author="Reyna Valentina Ortiz Porras" w:date="2024-03-17T21:51:00Z"/>
        </w:trPr>
        <w:tc>
          <w:tcPr>
            <w:tcW w:w="1915" w:type="dxa"/>
          </w:tcPr>
          <w:p w14:paraId="132811DE" w14:textId="5B02465E" w:rsidR="00D27726" w:rsidRPr="005872EC" w:rsidDel="00DD56AE" w:rsidRDefault="00D27726" w:rsidP="001F529C">
            <w:pPr>
              <w:pStyle w:val="tableleft"/>
              <w:rPr>
                <w:del w:id="263" w:author="Reyna Valentina Ortiz Porras" w:date="2024-03-17T21:51:00Z"/>
                <w:rFonts w:asciiTheme="minorHAnsi" w:hAnsiTheme="minorHAnsi" w:cstheme="minorHAnsi"/>
                <w:lang w:val="es-MX"/>
              </w:rPr>
            </w:pPr>
          </w:p>
          <w:p w14:paraId="03421D30" w14:textId="5CCA1003" w:rsidR="00D27726" w:rsidRPr="005872EC" w:rsidDel="00DD56AE" w:rsidRDefault="00406B4F" w:rsidP="001F529C">
            <w:pPr>
              <w:pStyle w:val="tableleft"/>
              <w:rPr>
                <w:del w:id="264" w:author="Reyna Valentina Ortiz Porras" w:date="2024-03-17T21:51:00Z"/>
                <w:rFonts w:asciiTheme="majorHAnsi" w:hAnsiTheme="majorHAnsi" w:cstheme="minorHAnsi"/>
                <w:lang w:val="es-MX"/>
              </w:rPr>
            </w:pPr>
            <w:del w:id="265" w:author="Reyna Valentina Ortiz Porras" w:date="2024-03-17T21:41:00Z">
              <w:r w:rsidRPr="005872EC" w:rsidDel="00FF719C">
                <w:rPr>
                  <w:rFonts w:asciiTheme="majorHAnsi" w:hAnsiTheme="majorHAnsi" w:cstheme="minorHAnsi"/>
                  <w:lang w:val="es-MX"/>
                </w:rPr>
                <w:delText>Trabajos relacionados</w:delText>
              </w:r>
            </w:del>
          </w:p>
        </w:tc>
        <w:tc>
          <w:tcPr>
            <w:tcW w:w="7661" w:type="dxa"/>
            <w:tcBorders>
              <w:top w:val="single" w:sz="8" w:space="0" w:color="auto"/>
              <w:bottom w:val="single" w:sz="8" w:space="0" w:color="auto"/>
            </w:tcBorders>
          </w:tcPr>
          <w:p w14:paraId="1A665C02" w14:textId="4ED5209A" w:rsidR="00D27726" w:rsidRPr="005872EC" w:rsidDel="00DD56AE" w:rsidRDefault="00D27726" w:rsidP="00530917">
            <w:pPr>
              <w:rPr>
                <w:del w:id="266" w:author="Reyna Valentina Ortiz Porras" w:date="2024-03-17T21:51:00Z"/>
                <w:rFonts w:asciiTheme="minorHAnsi" w:hAnsiTheme="minorHAnsi" w:cstheme="minorHAnsi"/>
                <w:lang w:val="es-MX"/>
              </w:rPr>
            </w:pPr>
          </w:p>
          <w:p w14:paraId="63E47A97" w14:textId="647DE815" w:rsidR="00BC3632" w:rsidRPr="005872EC" w:rsidDel="00DD56AE" w:rsidRDefault="00406B4F" w:rsidP="00406B4F">
            <w:pPr>
              <w:rPr>
                <w:del w:id="267" w:author="Reyna Valentina Ortiz Porras" w:date="2024-03-17T21:51:00Z"/>
                <w:rFonts w:asciiTheme="minorHAnsi" w:hAnsiTheme="minorHAnsi" w:cstheme="minorHAnsi"/>
                <w:color w:val="8064A2" w:themeColor="accent4"/>
                <w:lang w:val="es-MX"/>
              </w:rPr>
            </w:pPr>
            <w:del w:id="268" w:author="Reyna Valentina Ortiz Porras" w:date="2024-03-17T21:51:00Z">
              <w:r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 xml:space="preserve">[Referencias y bibliografía de </w:delText>
              </w:r>
              <w:r w:rsidR="00BC3632"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artículos relacionados con el desarrollo de la aplicación. Se recomienda utilizar el formato IEEE:</w:delText>
              </w:r>
            </w:del>
          </w:p>
          <w:p w14:paraId="4F3FD6BC" w14:textId="4D3D53C2" w:rsidR="00BC3632" w:rsidRPr="005872EC" w:rsidDel="00DD56AE" w:rsidRDefault="00BC3632" w:rsidP="00406B4F">
            <w:pPr>
              <w:rPr>
                <w:del w:id="269" w:author="Reyna Valentina Ortiz Porras" w:date="2024-03-17T21:51:00Z"/>
                <w:rFonts w:asciiTheme="minorHAnsi" w:hAnsiTheme="minorHAnsi" w:cstheme="minorHAnsi"/>
                <w:color w:val="8064A2" w:themeColor="accent4"/>
                <w:lang w:val="es-MX"/>
              </w:rPr>
            </w:pPr>
          </w:p>
          <w:p w14:paraId="5F1DC901" w14:textId="60A1990E" w:rsidR="00BC3632" w:rsidRPr="005872EC" w:rsidDel="00DD56AE" w:rsidRDefault="00BC3632" w:rsidP="00406B4F">
            <w:pPr>
              <w:rPr>
                <w:del w:id="270" w:author="Reyna Valentina Ortiz Porras" w:date="2024-03-17T21:51:00Z"/>
                <w:rStyle w:val="HTMLCite"/>
                <w:rFonts w:asciiTheme="minorHAnsi" w:hAnsiTheme="minorHAnsi" w:cstheme="minorHAnsi"/>
                <w:i w:val="0"/>
                <w:color w:val="8064A2" w:themeColor="accent4"/>
                <w:lang w:val="es-MX"/>
              </w:rPr>
            </w:pPr>
            <w:del w:id="271" w:author="Reyna Valentina Ortiz Porras" w:date="2024-03-17T21:51:00Z">
              <w:r w:rsidRPr="005872EC" w:rsidDel="00DD56AE">
                <w:rPr>
                  <w:rStyle w:val="HTMLCite"/>
                  <w:rFonts w:asciiTheme="minorHAnsi" w:hAnsiTheme="minorHAnsi" w:cstheme="minorHAnsi"/>
                  <w:i w:val="0"/>
                  <w:color w:val="8064A2" w:themeColor="accent4"/>
                  <w:lang w:val="es-MX"/>
                </w:rPr>
                <w:delText>www-elec.inaoep.mx/~rogerio/</w:delText>
              </w:r>
              <w:r w:rsidRPr="005872EC" w:rsidDel="00DD56AE">
                <w:rPr>
                  <w:rStyle w:val="HTMLCite"/>
                  <w:rFonts w:asciiTheme="minorHAnsi" w:hAnsiTheme="minorHAnsi" w:cstheme="minorHAnsi"/>
                  <w:bCs/>
                  <w:i w:val="0"/>
                  <w:color w:val="8064A2" w:themeColor="accent4"/>
                  <w:lang w:val="es-MX"/>
                </w:rPr>
                <w:delText>IEEE</w:delText>
              </w:r>
              <w:r w:rsidRPr="005872EC" w:rsidDel="00DD56AE">
                <w:rPr>
                  <w:rStyle w:val="HTMLCite"/>
                  <w:rFonts w:asciiTheme="minorHAnsi" w:hAnsiTheme="minorHAnsi" w:cstheme="minorHAnsi"/>
                  <w:i w:val="0"/>
                  <w:color w:val="8064A2" w:themeColor="accent4"/>
                  <w:lang w:val="es-MX"/>
                </w:rPr>
                <w:delText>%20</w:delText>
              </w:r>
              <w:r w:rsidRPr="005872EC" w:rsidDel="00DD56AE">
                <w:rPr>
                  <w:rStyle w:val="HTMLCite"/>
                  <w:rFonts w:asciiTheme="minorHAnsi" w:hAnsiTheme="minorHAnsi" w:cstheme="minorHAnsi"/>
                  <w:bCs/>
                  <w:i w:val="0"/>
                  <w:color w:val="8064A2" w:themeColor="accent4"/>
                  <w:lang w:val="es-MX"/>
                </w:rPr>
                <w:delText>Bibliografia</w:delText>
              </w:r>
              <w:r w:rsidRPr="005872EC" w:rsidDel="00DD56AE">
                <w:rPr>
                  <w:rStyle w:val="HTMLCite"/>
                  <w:rFonts w:asciiTheme="minorHAnsi" w:hAnsiTheme="minorHAnsi" w:cstheme="minorHAnsi"/>
                  <w:i w:val="0"/>
                  <w:color w:val="8064A2" w:themeColor="accent4"/>
                  <w:lang w:val="es-MX"/>
                </w:rPr>
                <w:delText>.doc</w:delText>
              </w:r>
            </w:del>
          </w:p>
          <w:p w14:paraId="14B51BFC" w14:textId="32799124" w:rsidR="00BC3632" w:rsidRPr="005872EC" w:rsidDel="00DD56AE" w:rsidRDefault="00BC3632" w:rsidP="00406B4F">
            <w:pPr>
              <w:rPr>
                <w:del w:id="272" w:author="Reyna Valentina Ortiz Porras" w:date="2024-03-17T21:51:00Z"/>
                <w:rFonts w:asciiTheme="minorHAnsi" w:hAnsiTheme="minorHAnsi" w:cstheme="minorHAnsi"/>
                <w:color w:val="8064A2" w:themeColor="accent4"/>
                <w:lang w:val="es-MX"/>
              </w:rPr>
            </w:pPr>
          </w:p>
          <w:p w14:paraId="02FF4640" w14:textId="37421F82" w:rsidR="00385D2B" w:rsidRPr="005872EC" w:rsidDel="00DD56AE" w:rsidRDefault="00406B4F" w:rsidP="00406B4F">
            <w:pPr>
              <w:rPr>
                <w:del w:id="273" w:author="Reyna Valentina Ortiz Porras" w:date="2024-03-17T21:51:00Z"/>
                <w:rFonts w:asciiTheme="minorHAnsi" w:hAnsiTheme="minorHAnsi" w:cstheme="minorHAnsi"/>
                <w:lang w:val="es-MX"/>
              </w:rPr>
            </w:pPr>
            <w:del w:id="274" w:author="Reyna Valentina Ortiz Porras" w:date="2024-03-17T21:51:00Z">
              <w:r w:rsidRPr="005872EC" w:rsidDel="00DD56AE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]</w:delText>
              </w:r>
            </w:del>
          </w:p>
        </w:tc>
      </w:tr>
      <w:tr w:rsidR="00D27726" w:rsidRPr="005872EC" w:rsidDel="00FF719C" w14:paraId="6E862D8B" w14:textId="251F7F36" w:rsidTr="00760E14">
        <w:trPr>
          <w:trHeight w:val="1253"/>
          <w:del w:id="275" w:author="Reyna Valentina Ortiz Porras" w:date="2024-03-17T21:41:00Z"/>
        </w:trPr>
        <w:tc>
          <w:tcPr>
            <w:tcW w:w="1915" w:type="dxa"/>
          </w:tcPr>
          <w:p w14:paraId="4E423342" w14:textId="41D04B35" w:rsidR="00D27726" w:rsidRPr="005872EC" w:rsidDel="00FF719C" w:rsidRDefault="00D27726" w:rsidP="001F529C">
            <w:pPr>
              <w:pStyle w:val="tableleft"/>
              <w:rPr>
                <w:del w:id="276" w:author="Reyna Valentina Ortiz Porras" w:date="2024-03-17T21:41:00Z"/>
                <w:rFonts w:asciiTheme="minorHAnsi" w:hAnsiTheme="minorHAnsi" w:cstheme="minorHAnsi"/>
                <w:lang w:val="es-MX"/>
              </w:rPr>
            </w:pPr>
          </w:p>
          <w:p w14:paraId="5CB55154" w14:textId="6F1A7E5D" w:rsidR="00D27726" w:rsidRPr="005872EC" w:rsidDel="00FF719C" w:rsidRDefault="00BC3632" w:rsidP="001F529C">
            <w:pPr>
              <w:pStyle w:val="tableleft"/>
              <w:rPr>
                <w:del w:id="277" w:author="Reyna Valentina Ortiz Porras" w:date="2024-03-17T21:41:00Z"/>
                <w:rFonts w:asciiTheme="majorHAnsi" w:hAnsiTheme="majorHAnsi" w:cstheme="minorHAnsi"/>
                <w:lang w:val="es-MX"/>
              </w:rPr>
            </w:pPr>
            <w:del w:id="278" w:author="Reyna Valentina Ortiz Porras" w:date="2024-03-17T21:41:00Z">
              <w:r w:rsidRPr="005872EC" w:rsidDel="00FF719C">
                <w:rPr>
                  <w:rFonts w:asciiTheme="majorHAnsi" w:hAnsiTheme="majorHAnsi" w:cstheme="minorHAnsi"/>
                  <w:lang w:val="es-MX"/>
                </w:rPr>
                <w:delText>Plan de investigación</w:delText>
              </w:r>
            </w:del>
          </w:p>
        </w:tc>
        <w:tc>
          <w:tcPr>
            <w:tcW w:w="7661" w:type="dxa"/>
            <w:tcBorders>
              <w:top w:val="single" w:sz="8" w:space="0" w:color="auto"/>
              <w:bottom w:val="single" w:sz="8" w:space="0" w:color="auto"/>
            </w:tcBorders>
          </w:tcPr>
          <w:p w14:paraId="32FDE200" w14:textId="666EB2FD" w:rsidR="00D27726" w:rsidRPr="005872EC" w:rsidDel="00FF719C" w:rsidRDefault="00D27726" w:rsidP="00530917">
            <w:pPr>
              <w:rPr>
                <w:del w:id="279" w:author="Reyna Valentina Ortiz Porras" w:date="2024-03-17T21:41:00Z"/>
                <w:rFonts w:asciiTheme="minorHAnsi" w:hAnsiTheme="minorHAnsi" w:cstheme="minorHAnsi"/>
                <w:lang w:val="es-MX"/>
              </w:rPr>
            </w:pPr>
          </w:p>
          <w:p w14:paraId="50D3F5B6" w14:textId="3C3A56C4" w:rsidR="00760E14" w:rsidRPr="005872EC" w:rsidDel="00FF719C" w:rsidRDefault="00BC3632" w:rsidP="00BC3632">
            <w:pPr>
              <w:rPr>
                <w:del w:id="280" w:author="Reyna Valentina Ortiz Porras" w:date="2024-03-17T21:41:00Z"/>
                <w:rFonts w:asciiTheme="minorHAnsi" w:hAnsiTheme="minorHAnsi" w:cstheme="minorHAnsi"/>
                <w:lang w:val="es-MX"/>
              </w:rPr>
            </w:pPr>
            <w:del w:id="281" w:author="Reyna Valentina Ortiz Porras" w:date="2024-03-17T21:41:00Z">
              <w:r w:rsidRPr="005872EC" w:rsidDel="00FF719C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 xml:space="preserve">[Fuentes de información que requieren consultar para obtener los requerimientos del </w:delText>
              </w:r>
              <w:r w:rsidR="000856A8" w:rsidRPr="005872EC" w:rsidDel="00FF719C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producto.</w:delText>
              </w:r>
              <w:r w:rsidRPr="005872EC" w:rsidDel="00FF719C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]</w:delText>
              </w:r>
            </w:del>
          </w:p>
        </w:tc>
      </w:tr>
      <w:tr w:rsidR="002570B8" w:rsidRPr="005872EC" w:rsidDel="00FF719C" w14:paraId="1A51F37E" w14:textId="30EF7505" w:rsidTr="00760E14">
        <w:trPr>
          <w:trHeight w:val="1253"/>
          <w:del w:id="282" w:author="Reyna Valentina Ortiz Porras" w:date="2024-03-17T21:41:00Z"/>
        </w:trPr>
        <w:tc>
          <w:tcPr>
            <w:tcW w:w="1915" w:type="dxa"/>
          </w:tcPr>
          <w:p w14:paraId="2C8E12F3" w14:textId="329C3998" w:rsidR="002570B8" w:rsidRPr="005872EC" w:rsidDel="00FF719C" w:rsidRDefault="002570B8" w:rsidP="001F529C">
            <w:pPr>
              <w:pStyle w:val="tableleft"/>
              <w:rPr>
                <w:del w:id="283" w:author="Reyna Valentina Ortiz Porras" w:date="2024-03-17T21:41:00Z"/>
                <w:rFonts w:asciiTheme="minorHAnsi" w:hAnsiTheme="minorHAnsi" w:cstheme="minorHAnsi"/>
                <w:lang w:val="es-MX"/>
              </w:rPr>
            </w:pPr>
            <w:del w:id="284" w:author="Reyna Valentina Ortiz Porras" w:date="2024-03-17T21:41:00Z">
              <w:r w:rsidRPr="005872EC" w:rsidDel="00FF719C">
                <w:rPr>
                  <w:rFonts w:asciiTheme="minorHAnsi" w:hAnsiTheme="minorHAnsi" w:cstheme="minorHAnsi"/>
                  <w:lang w:val="es-MX"/>
                </w:rPr>
                <w:delText>Plan de actividades</w:delText>
              </w:r>
            </w:del>
          </w:p>
        </w:tc>
        <w:tc>
          <w:tcPr>
            <w:tcW w:w="7661" w:type="dxa"/>
            <w:tcBorders>
              <w:top w:val="single" w:sz="8" w:space="0" w:color="auto"/>
              <w:bottom w:val="single" w:sz="8" w:space="0" w:color="auto"/>
            </w:tcBorders>
          </w:tcPr>
          <w:p w14:paraId="6179CC04" w14:textId="59459EE6" w:rsidR="002570B8" w:rsidRPr="005872EC" w:rsidDel="00FF719C" w:rsidRDefault="002570B8" w:rsidP="00530917">
            <w:pPr>
              <w:rPr>
                <w:del w:id="285" w:author="Reyna Valentina Ortiz Porras" w:date="2024-03-17T21:41:00Z"/>
                <w:rFonts w:asciiTheme="minorHAnsi" w:hAnsiTheme="minorHAnsi" w:cstheme="minorHAnsi"/>
                <w:i/>
                <w:lang w:val="es-MX"/>
              </w:rPr>
            </w:pPr>
            <w:del w:id="286" w:author="Reyna Valentina Ortiz Porras" w:date="2024-03-17T21:41:00Z">
              <w:r w:rsidRPr="005872EC" w:rsidDel="00FF719C">
                <w:rPr>
                  <w:rFonts w:asciiTheme="minorHAnsi" w:hAnsiTheme="minorHAnsi" w:cstheme="minorHAnsi"/>
                  <w:i/>
                  <w:lang w:val="es-MX"/>
                </w:rPr>
                <w:delText>Anexo.</w:delText>
              </w:r>
            </w:del>
          </w:p>
          <w:p w14:paraId="1894AA32" w14:textId="1A790CDF" w:rsidR="002570B8" w:rsidRPr="005872EC" w:rsidDel="00FF719C" w:rsidRDefault="002570B8" w:rsidP="00530917">
            <w:pPr>
              <w:rPr>
                <w:del w:id="287" w:author="Reyna Valentina Ortiz Porras" w:date="2024-03-17T21:41:00Z"/>
                <w:rFonts w:asciiTheme="minorHAnsi" w:hAnsiTheme="minorHAnsi" w:cstheme="minorHAnsi"/>
                <w:lang w:val="es-MX"/>
              </w:rPr>
            </w:pPr>
            <w:del w:id="288" w:author="Reyna Valentina Ortiz Porras" w:date="2024-03-17T21:41:00Z">
              <w:r w:rsidRPr="005872EC" w:rsidDel="00FF719C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[</w:delText>
              </w:r>
              <w:r w:rsidR="000856A8" w:rsidRPr="005872EC" w:rsidDel="00FF719C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Incluir el calendario de actividades en un documento anexo.</w:delText>
              </w:r>
              <w:r w:rsidRPr="005872EC" w:rsidDel="00FF719C">
                <w:rPr>
                  <w:rFonts w:asciiTheme="minorHAnsi" w:hAnsiTheme="minorHAnsi" w:cstheme="minorHAnsi"/>
                  <w:color w:val="8064A2" w:themeColor="accent4"/>
                  <w:lang w:val="es-MX"/>
                </w:rPr>
                <w:delText>]</w:delText>
              </w:r>
            </w:del>
          </w:p>
        </w:tc>
      </w:tr>
    </w:tbl>
    <w:p w14:paraId="54F6EC82" w14:textId="2E4702BC" w:rsidR="00C82D0E" w:rsidRPr="005872EC" w:rsidDel="00E72C61" w:rsidRDefault="00E72C61" w:rsidP="00187E0D">
      <w:pPr>
        <w:pStyle w:val="Heading1"/>
        <w:rPr>
          <w:del w:id="289" w:author="Reyna Valentina Ortiz Porras" w:date="2024-03-17T22:16:00Z"/>
          <w:lang w:val="es-MX"/>
        </w:rPr>
      </w:pPr>
      <w:ins w:id="290" w:author="Reyna Valentina Ortiz Porras" w:date="2024-03-17T22:16:00Z">
        <w:r w:rsidRPr="00E72C61">
          <w:rPr>
            <w:b w:val="0"/>
            <w:noProof/>
            <w:lang w:val="es-MX"/>
          </w:rPr>
          <w:drawing>
            <wp:anchor distT="0" distB="0" distL="114300" distR="114300" simplePos="0" relativeHeight="251632128" behindDoc="0" locked="0" layoutInCell="1" allowOverlap="1" wp14:anchorId="67CE1446" wp14:editId="1778512D">
              <wp:simplePos x="0" y="0"/>
              <wp:positionH relativeFrom="column">
                <wp:posOffset>-75236</wp:posOffset>
              </wp:positionH>
              <wp:positionV relativeFrom="paragraph">
                <wp:posOffset>250069</wp:posOffset>
              </wp:positionV>
              <wp:extent cx="5943600" cy="2456180"/>
              <wp:effectExtent l="0" t="0" r="0" b="1270"/>
              <wp:wrapSquare wrapText="bothSides"/>
              <wp:docPr id="867454101" name="Imagen 1" descr="Interfaz de usuario gráfica, Texto, Aplicación, Correo electrón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67454101" name="Imagen 1" descr="Interfaz de usuario gráfica, Texto, Aplicación, Correo electrónico&#10;&#10;Descripción generada automáticamente"/>
                      <pic:cNvPicPr/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56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del w:id="291" w:author="Reyna Valentina Ortiz Porras" w:date="2024-03-17T22:16:00Z">
        <w:r w:rsidR="00187E0D" w:rsidRPr="005872EC" w:rsidDel="00E72C61">
          <w:rPr>
            <w:lang w:val="es-MX"/>
          </w:rPr>
          <w:delText>Conclusiones</w:delText>
        </w:r>
      </w:del>
    </w:p>
    <w:p w14:paraId="0F052A1D" w14:textId="53690C30" w:rsidR="00666914" w:rsidRDefault="009D482F" w:rsidP="006A7E95">
      <w:pPr>
        <w:jc w:val="both"/>
        <w:rPr>
          <w:ins w:id="292" w:author="Reyna Valentina Ortiz Porras" w:date="2024-03-17T22:08:00Z"/>
          <w:rFonts w:asciiTheme="minorHAnsi" w:hAnsiTheme="minorHAnsi" w:cstheme="minorHAnsi"/>
          <w:color w:val="8064A2" w:themeColor="accent4"/>
          <w:lang w:val="es-MX"/>
        </w:rPr>
      </w:pPr>
      <w:del w:id="293" w:author="Reyna Valentina Ortiz Porras" w:date="2024-03-17T22:16:00Z">
        <w:r w:rsidRPr="005872EC" w:rsidDel="00E72C61">
          <w:rPr>
            <w:rFonts w:asciiTheme="minorHAnsi" w:hAnsiTheme="minorHAnsi" w:cstheme="minorHAnsi"/>
            <w:color w:val="8064A2" w:themeColor="accent4"/>
            <w:lang w:val="es-MX"/>
          </w:rPr>
          <w:delText>[Conclusiones acerca del pro</w:delText>
        </w:r>
        <w:r w:rsidR="00D43AC4" w:rsidRPr="005872EC" w:rsidDel="00E72C61">
          <w:rPr>
            <w:rFonts w:asciiTheme="minorHAnsi" w:hAnsiTheme="minorHAnsi" w:cstheme="minorHAnsi"/>
            <w:color w:val="8064A2" w:themeColor="accent4"/>
            <w:lang w:val="es-MX"/>
          </w:rPr>
          <w:delText>yecto, recursos, tiempo, costos y cuestiones abiertas.</w:delText>
        </w:r>
        <w:r w:rsidRPr="005872EC" w:rsidDel="00E72C61">
          <w:rPr>
            <w:rFonts w:asciiTheme="minorHAnsi" w:hAnsiTheme="minorHAnsi" w:cstheme="minorHAnsi"/>
            <w:color w:val="8064A2" w:themeColor="accent4"/>
            <w:lang w:val="es-MX"/>
          </w:rPr>
          <w:delText>]</w:delText>
        </w:r>
      </w:del>
    </w:p>
    <w:p w14:paraId="0F1E6C75" w14:textId="2A21DD50" w:rsidR="00E72C61" w:rsidRDefault="00E72C61" w:rsidP="006A7E95">
      <w:pPr>
        <w:jc w:val="both"/>
        <w:rPr>
          <w:ins w:id="294" w:author="Reyna Valentina Ortiz Porras" w:date="2024-03-17T22:17:00Z"/>
          <w:rFonts w:asciiTheme="minorHAnsi" w:hAnsiTheme="minorHAnsi" w:cstheme="minorHAnsi"/>
          <w:color w:val="8064A2" w:themeColor="accent4"/>
          <w:lang w:val="es-MX"/>
        </w:rPr>
      </w:pPr>
    </w:p>
    <w:p w14:paraId="7F51C344" w14:textId="6C513699" w:rsidR="00E72C61" w:rsidRPr="00D15E54" w:rsidRDefault="00E72C61" w:rsidP="006A7E95">
      <w:pPr>
        <w:jc w:val="both"/>
        <w:rPr>
          <w:ins w:id="295" w:author="Reyna Valentina Ortiz Porras" w:date="2024-03-17T22:17:00Z"/>
          <w:rFonts w:ascii="Times New Roman" w:hAnsi="Times New Roman"/>
          <w:sz w:val="24"/>
          <w:szCs w:val="24"/>
          <w:lang w:val="es-MX"/>
          <w:rPrChange w:id="296" w:author="Reyna Valentina Ortiz Porras" w:date="2024-03-17T23:00:00Z">
            <w:rPr>
              <w:ins w:id="297" w:author="Reyna Valentina Ortiz Porras" w:date="2024-03-17T22:17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298" w:author="Reyna Valentina Ortiz Porras" w:date="2024-03-17T22:17:00Z">
        <w:r w:rsidRPr="00D15E54">
          <w:rPr>
            <w:rFonts w:ascii="Times New Roman" w:hAnsi="Times New Roman"/>
            <w:noProof/>
            <w:sz w:val="24"/>
            <w:szCs w:val="24"/>
            <w:lang w:val="es-MX"/>
            <w:rPrChange w:id="299" w:author="Reyna Valentina Ortiz Porras" w:date="2024-03-17T23:00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35200" behindDoc="0" locked="0" layoutInCell="1" allowOverlap="1" wp14:anchorId="79E1B52F" wp14:editId="54C7FE6C">
              <wp:simplePos x="0" y="0"/>
              <wp:positionH relativeFrom="column">
                <wp:posOffset>-69448</wp:posOffset>
              </wp:positionH>
              <wp:positionV relativeFrom="paragraph">
                <wp:posOffset>213215</wp:posOffset>
              </wp:positionV>
              <wp:extent cx="5943600" cy="2501900"/>
              <wp:effectExtent l="0" t="0" r="0" b="0"/>
              <wp:wrapSquare wrapText="bothSides"/>
              <wp:docPr id="743284975" name="Imagen 1" descr="Interfaz de usuario gráfica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43284975" name="Imagen 1" descr="Interfaz de usuario gráfica, Aplicación&#10;&#10;Descripción generada automáticamente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01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D15E54">
          <w:rPr>
            <w:rFonts w:ascii="Times New Roman" w:hAnsi="Times New Roman"/>
            <w:sz w:val="24"/>
            <w:szCs w:val="24"/>
            <w:lang w:val="es-MX"/>
            <w:rPrChange w:id="300" w:author="Reyna Valentina Ortiz Porras" w:date="2024-03-17T23:00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Actividad 2.2</w:t>
        </w:r>
      </w:ins>
    </w:p>
    <w:p w14:paraId="2D9F09FB" w14:textId="6536C871" w:rsidR="00E72C61" w:rsidRDefault="00E72C61" w:rsidP="006A7E95">
      <w:pPr>
        <w:jc w:val="both"/>
        <w:rPr>
          <w:ins w:id="301" w:author="Reyna Valentina Ortiz Porras" w:date="2024-03-17T22:55:00Z"/>
          <w:rFonts w:asciiTheme="minorHAnsi" w:hAnsiTheme="minorHAnsi" w:cstheme="minorHAnsi"/>
          <w:color w:val="8064A2" w:themeColor="accent4"/>
          <w:lang w:val="es-MX"/>
        </w:rPr>
      </w:pPr>
    </w:p>
    <w:p w14:paraId="4E1B2E68" w14:textId="77777777" w:rsidR="00D15E54" w:rsidRDefault="00D15E54" w:rsidP="006A7E95">
      <w:pPr>
        <w:jc w:val="both"/>
        <w:rPr>
          <w:ins w:id="302" w:author="Reyna Valentina Ortiz Porras" w:date="2024-03-17T22:55:00Z"/>
          <w:rFonts w:asciiTheme="minorHAnsi" w:hAnsiTheme="minorHAnsi" w:cstheme="minorHAnsi"/>
          <w:color w:val="8064A2" w:themeColor="accent4"/>
          <w:lang w:val="es-MX"/>
        </w:rPr>
      </w:pPr>
    </w:p>
    <w:p w14:paraId="26EE7A15" w14:textId="77777777" w:rsidR="00D15E54" w:rsidRDefault="00D15E54" w:rsidP="006A7E95">
      <w:pPr>
        <w:jc w:val="both"/>
        <w:rPr>
          <w:ins w:id="303" w:author="Reyna Valentina Ortiz Porras" w:date="2024-03-17T22:55:00Z"/>
          <w:rFonts w:asciiTheme="minorHAnsi" w:hAnsiTheme="minorHAnsi" w:cstheme="minorHAnsi"/>
          <w:color w:val="8064A2" w:themeColor="accent4"/>
          <w:lang w:val="es-MX"/>
        </w:rPr>
      </w:pPr>
    </w:p>
    <w:p w14:paraId="14E92271" w14:textId="77777777" w:rsidR="00D15E54" w:rsidRDefault="00D15E54" w:rsidP="006A7E95">
      <w:pPr>
        <w:jc w:val="both"/>
        <w:rPr>
          <w:ins w:id="304" w:author="Reyna Valentina Ortiz Porras" w:date="2024-03-17T22:55:00Z"/>
          <w:rFonts w:asciiTheme="minorHAnsi" w:hAnsiTheme="minorHAnsi" w:cstheme="minorHAnsi"/>
          <w:color w:val="8064A2" w:themeColor="accent4"/>
          <w:lang w:val="es-MX"/>
        </w:rPr>
      </w:pPr>
    </w:p>
    <w:p w14:paraId="2491A138" w14:textId="77777777" w:rsidR="00D15E54" w:rsidRDefault="00D15E54" w:rsidP="006A7E95">
      <w:pPr>
        <w:jc w:val="both"/>
        <w:rPr>
          <w:ins w:id="305" w:author="Reyna Valentina Ortiz Porras" w:date="2024-03-17T22:55:00Z"/>
          <w:rFonts w:asciiTheme="minorHAnsi" w:hAnsiTheme="minorHAnsi" w:cstheme="minorHAnsi"/>
          <w:color w:val="8064A2" w:themeColor="accent4"/>
          <w:lang w:val="es-MX"/>
        </w:rPr>
      </w:pPr>
    </w:p>
    <w:p w14:paraId="361F3599" w14:textId="77777777" w:rsidR="00D15E54" w:rsidRDefault="00D15E54" w:rsidP="006A7E95">
      <w:pPr>
        <w:jc w:val="both"/>
        <w:rPr>
          <w:ins w:id="306" w:author="Reyna Valentina Ortiz Porras" w:date="2024-03-17T22:55:00Z"/>
          <w:rFonts w:asciiTheme="minorHAnsi" w:hAnsiTheme="minorHAnsi" w:cstheme="minorHAnsi"/>
          <w:color w:val="8064A2" w:themeColor="accent4"/>
          <w:lang w:val="es-MX"/>
        </w:rPr>
      </w:pPr>
    </w:p>
    <w:p w14:paraId="5529F813" w14:textId="77777777" w:rsidR="00D15E54" w:rsidRDefault="00D15E54" w:rsidP="006A7E95">
      <w:pPr>
        <w:jc w:val="both"/>
        <w:rPr>
          <w:ins w:id="307" w:author="Reyna Valentina Ortiz Porras" w:date="2024-03-17T22:55:00Z"/>
          <w:rFonts w:asciiTheme="minorHAnsi" w:hAnsiTheme="minorHAnsi" w:cstheme="minorHAnsi"/>
          <w:color w:val="8064A2" w:themeColor="accent4"/>
          <w:lang w:val="es-MX"/>
        </w:rPr>
      </w:pPr>
    </w:p>
    <w:p w14:paraId="0F4C13EA" w14:textId="77777777" w:rsidR="00D15E54" w:rsidRDefault="00D15E54" w:rsidP="006A7E95">
      <w:pPr>
        <w:jc w:val="both"/>
        <w:rPr>
          <w:ins w:id="308" w:author="Reyna Valentina Ortiz Porras" w:date="2024-03-17T22:55:00Z"/>
          <w:rFonts w:asciiTheme="minorHAnsi" w:hAnsiTheme="minorHAnsi" w:cstheme="minorHAnsi"/>
          <w:color w:val="8064A2" w:themeColor="accent4"/>
          <w:lang w:val="es-MX"/>
        </w:rPr>
      </w:pPr>
    </w:p>
    <w:p w14:paraId="1DEE7715" w14:textId="77777777" w:rsidR="00D15E54" w:rsidRDefault="00D15E54" w:rsidP="006A7E95">
      <w:pPr>
        <w:jc w:val="both"/>
        <w:rPr>
          <w:ins w:id="309" w:author="Reyna Valentina Ortiz Porras" w:date="2024-03-17T22:55:00Z"/>
          <w:rFonts w:asciiTheme="minorHAnsi" w:hAnsiTheme="minorHAnsi" w:cstheme="minorHAnsi"/>
          <w:color w:val="8064A2" w:themeColor="accent4"/>
          <w:lang w:val="es-MX"/>
        </w:rPr>
      </w:pPr>
    </w:p>
    <w:p w14:paraId="792CDF5D" w14:textId="77777777" w:rsidR="00D15E54" w:rsidRDefault="00D15E54" w:rsidP="006A7E95">
      <w:pPr>
        <w:jc w:val="both"/>
        <w:rPr>
          <w:ins w:id="310" w:author="Reyna Valentina Ortiz Porras" w:date="2024-03-17T22:17:00Z"/>
          <w:rFonts w:asciiTheme="minorHAnsi" w:hAnsiTheme="minorHAnsi" w:cstheme="minorHAnsi"/>
          <w:color w:val="8064A2" w:themeColor="accent4"/>
          <w:lang w:val="es-MX"/>
        </w:rPr>
      </w:pPr>
    </w:p>
    <w:p w14:paraId="7CB7DA18" w14:textId="5CE424F0" w:rsidR="00E72C61" w:rsidRPr="00D15E54" w:rsidRDefault="00E72C61" w:rsidP="006A7E95">
      <w:pPr>
        <w:jc w:val="both"/>
        <w:rPr>
          <w:ins w:id="311" w:author="Reyna Valentina Ortiz Porras" w:date="2024-03-17T22:20:00Z"/>
          <w:rFonts w:ascii="Times New Roman" w:hAnsi="Times New Roman"/>
          <w:i/>
          <w:iCs/>
          <w:sz w:val="24"/>
          <w:szCs w:val="24"/>
          <w:lang w:val="es-MX"/>
          <w:rPrChange w:id="312" w:author="Reyna Valentina Ortiz Porras" w:date="2024-03-17T23:00:00Z">
            <w:rPr>
              <w:ins w:id="313" w:author="Reyna Valentina Ortiz Porras" w:date="2024-03-17T22:20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314" w:author="Reyna Valentina Ortiz Porras" w:date="2024-03-17T22:19:00Z">
        <w:r w:rsidRPr="00D15E54">
          <w:rPr>
            <w:rFonts w:ascii="Times New Roman" w:hAnsi="Times New Roman"/>
            <w:i/>
            <w:iCs/>
            <w:noProof/>
            <w:sz w:val="24"/>
            <w:szCs w:val="24"/>
            <w:lang w:val="es-MX"/>
            <w:rPrChange w:id="315" w:author="Reyna Valentina Ortiz Porras" w:date="2024-03-17T23:00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39296" behindDoc="0" locked="0" layoutInCell="1" allowOverlap="1" wp14:anchorId="126A3D95" wp14:editId="276881DA">
              <wp:simplePos x="0" y="0"/>
              <wp:positionH relativeFrom="column">
                <wp:posOffset>-91882</wp:posOffset>
              </wp:positionH>
              <wp:positionV relativeFrom="paragraph">
                <wp:posOffset>240432</wp:posOffset>
              </wp:positionV>
              <wp:extent cx="5943600" cy="1619885"/>
              <wp:effectExtent l="0" t="0" r="0" b="0"/>
              <wp:wrapSquare wrapText="bothSides"/>
              <wp:docPr id="1278773163" name="Imagen 1" descr="Interfaz de usuario gráfica, Aplicación, Word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78773163" name="Imagen 1" descr="Interfaz de usuario gráfica, Aplicación, Word&#10;&#10;Descripción generada automáticamente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6198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316" w:author="Reyna Valentina Ortiz Porras" w:date="2024-03-17T22:18:00Z">
        <w:r w:rsidRPr="00D15E54">
          <w:rPr>
            <w:rFonts w:ascii="Times New Roman" w:hAnsi="Times New Roman"/>
            <w:i/>
            <w:iCs/>
            <w:sz w:val="24"/>
            <w:szCs w:val="24"/>
            <w:lang w:val="es-MX"/>
            <w:rPrChange w:id="317" w:author="Reyna Valentina Ortiz Porras" w:date="2024-03-17T23:00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Proceso 3. Producir soluciones de diseño</w:t>
        </w:r>
      </w:ins>
    </w:p>
    <w:p w14:paraId="55318CB8" w14:textId="7B0A9EB3" w:rsidR="00E72C61" w:rsidRDefault="00E72C61" w:rsidP="006A7E95">
      <w:pPr>
        <w:jc w:val="both"/>
        <w:rPr>
          <w:ins w:id="318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49F18857" w14:textId="16E015E4" w:rsidR="00E72C61" w:rsidRDefault="00E72C61" w:rsidP="006A7E95">
      <w:pPr>
        <w:jc w:val="both"/>
        <w:rPr>
          <w:ins w:id="319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  <w:ins w:id="320" w:author="Reyna Valentina Ortiz Porras" w:date="2024-03-17T22:20:00Z">
        <w:r w:rsidRPr="00E72C61">
          <w:rPr>
            <w:rFonts w:asciiTheme="minorHAnsi" w:hAnsiTheme="minorHAnsi" w:cstheme="minorHAnsi"/>
            <w:noProof/>
            <w:color w:val="8064A2" w:themeColor="accent4"/>
            <w:lang w:val="es-MX"/>
          </w:rPr>
          <w:drawing>
            <wp:anchor distT="0" distB="0" distL="114300" distR="114300" simplePos="0" relativeHeight="251671552" behindDoc="0" locked="0" layoutInCell="1" allowOverlap="1" wp14:anchorId="3930623F" wp14:editId="72EBA28D">
              <wp:simplePos x="0" y="0"/>
              <wp:positionH relativeFrom="column">
                <wp:posOffset>0</wp:posOffset>
              </wp:positionH>
              <wp:positionV relativeFrom="paragraph">
                <wp:posOffset>6350</wp:posOffset>
              </wp:positionV>
              <wp:extent cx="5943600" cy="2891790"/>
              <wp:effectExtent l="0" t="0" r="0" b="3810"/>
              <wp:wrapNone/>
              <wp:docPr id="670198458" name="Imagen 1" descr="Interfaz de usuario gráfica, Texto, Aplicación, Correo electrón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70198458" name="Imagen 1" descr="Interfaz de usuario gráfica, Texto, Aplicación, Correo electrónico&#10;&#10;Descripción generada automáticamente"/>
                      <pic:cNvPicPr/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91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4F84A544" w14:textId="2E75538C" w:rsidR="00E72C61" w:rsidRDefault="00E72C61" w:rsidP="006A7E95">
      <w:pPr>
        <w:jc w:val="both"/>
        <w:rPr>
          <w:ins w:id="321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0B5A66DB" w14:textId="186A7E89" w:rsidR="00E72C61" w:rsidRDefault="00E72C61" w:rsidP="006A7E95">
      <w:pPr>
        <w:jc w:val="both"/>
        <w:rPr>
          <w:ins w:id="322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251D35EE" w14:textId="4A05ACB2" w:rsidR="00E72C61" w:rsidRDefault="00E72C61" w:rsidP="006A7E95">
      <w:pPr>
        <w:jc w:val="both"/>
        <w:rPr>
          <w:ins w:id="323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634BC049" w14:textId="77777777" w:rsidR="00E72C61" w:rsidRDefault="00E72C61" w:rsidP="006A7E95">
      <w:pPr>
        <w:jc w:val="both"/>
        <w:rPr>
          <w:ins w:id="324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2FF31ACD" w14:textId="70EDA3B6" w:rsidR="00E72C61" w:rsidRDefault="00E72C61" w:rsidP="006A7E95">
      <w:pPr>
        <w:jc w:val="both"/>
        <w:rPr>
          <w:ins w:id="325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749DD549" w14:textId="7CD5F90F" w:rsidR="00E72C61" w:rsidRDefault="00E72C61" w:rsidP="006A7E95">
      <w:pPr>
        <w:jc w:val="both"/>
        <w:rPr>
          <w:ins w:id="326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26C877FB" w14:textId="77777777" w:rsidR="00E72C61" w:rsidRDefault="00E72C61" w:rsidP="006A7E95">
      <w:pPr>
        <w:jc w:val="both"/>
        <w:rPr>
          <w:ins w:id="327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77898EE5" w14:textId="7545EE9E" w:rsidR="00E72C61" w:rsidRDefault="00E72C61" w:rsidP="006A7E95">
      <w:pPr>
        <w:jc w:val="both"/>
        <w:rPr>
          <w:ins w:id="328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2291793B" w14:textId="77777777" w:rsidR="00E72C61" w:rsidRDefault="00E72C61" w:rsidP="006A7E95">
      <w:pPr>
        <w:jc w:val="both"/>
        <w:rPr>
          <w:ins w:id="329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57F864E2" w14:textId="084F0462" w:rsidR="00E72C61" w:rsidRDefault="00E72C61" w:rsidP="006A7E95">
      <w:pPr>
        <w:jc w:val="both"/>
        <w:rPr>
          <w:ins w:id="330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3413A32C" w14:textId="4735A50D" w:rsidR="00E72C61" w:rsidRDefault="00E72C61" w:rsidP="006A7E95">
      <w:pPr>
        <w:jc w:val="both"/>
        <w:rPr>
          <w:ins w:id="331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00434FD0" w14:textId="2B392D8F" w:rsidR="00E72C61" w:rsidRDefault="00E72C61" w:rsidP="006A7E95">
      <w:pPr>
        <w:jc w:val="both"/>
        <w:rPr>
          <w:ins w:id="332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6F1D1078" w14:textId="2F827B86" w:rsidR="00E72C61" w:rsidRDefault="00E72C61" w:rsidP="006A7E95">
      <w:pPr>
        <w:jc w:val="both"/>
        <w:rPr>
          <w:ins w:id="333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38A8F303" w14:textId="6A84979F" w:rsidR="00E72C61" w:rsidRDefault="00E72C61" w:rsidP="006A7E95">
      <w:pPr>
        <w:jc w:val="both"/>
        <w:rPr>
          <w:ins w:id="334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3A880C4B" w14:textId="47885674" w:rsidR="00E72C61" w:rsidRDefault="00E72C61" w:rsidP="006A7E95">
      <w:pPr>
        <w:jc w:val="both"/>
        <w:rPr>
          <w:ins w:id="335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49EA8B3D" w14:textId="0069E6A7" w:rsidR="00E72C61" w:rsidRDefault="00E72C61" w:rsidP="006A7E95">
      <w:pPr>
        <w:jc w:val="both"/>
        <w:rPr>
          <w:ins w:id="336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2C6C884A" w14:textId="77777777" w:rsidR="00E72C61" w:rsidRDefault="00E72C61" w:rsidP="006A7E95">
      <w:pPr>
        <w:jc w:val="both"/>
        <w:rPr>
          <w:ins w:id="337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5FABE2F7" w14:textId="77777777" w:rsidR="00E72C61" w:rsidRDefault="00E72C61" w:rsidP="006A7E95">
      <w:pPr>
        <w:jc w:val="both"/>
        <w:rPr>
          <w:ins w:id="338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5710F7DE" w14:textId="77777777" w:rsidR="00E72C61" w:rsidRDefault="00E72C61" w:rsidP="006A7E95">
      <w:pPr>
        <w:jc w:val="both"/>
        <w:rPr>
          <w:ins w:id="339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26661016" w14:textId="77777777" w:rsidR="00E72C61" w:rsidRDefault="00E72C61" w:rsidP="006A7E95">
      <w:pPr>
        <w:jc w:val="both"/>
        <w:rPr>
          <w:ins w:id="340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1245F882" w14:textId="2E3E58C6" w:rsidR="00E72C61" w:rsidRDefault="00E72C61" w:rsidP="006A7E95">
      <w:pPr>
        <w:jc w:val="both"/>
        <w:rPr>
          <w:ins w:id="341" w:author="Reyna Valentina Ortiz Porras" w:date="2024-03-17T22:21:00Z"/>
          <w:rFonts w:asciiTheme="minorHAnsi" w:hAnsiTheme="minorHAnsi" w:cstheme="minorHAnsi"/>
          <w:color w:val="8064A2" w:themeColor="accent4"/>
          <w:lang w:val="es-MX"/>
        </w:rPr>
      </w:pPr>
    </w:p>
    <w:p w14:paraId="72C68823" w14:textId="0E3B6CB3" w:rsidR="00E72C61" w:rsidRPr="00D15E54" w:rsidRDefault="00E72C61" w:rsidP="006A7E95">
      <w:pPr>
        <w:jc w:val="both"/>
        <w:rPr>
          <w:ins w:id="342" w:author="Reyna Valentina Ortiz Porras" w:date="2024-03-17T22:21:00Z"/>
          <w:rFonts w:ascii="Times New Roman" w:hAnsi="Times New Roman"/>
          <w:sz w:val="24"/>
          <w:szCs w:val="24"/>
          <w:lang w:val="es-MX"/>
          <w:rPrChange w:id="343" w:author="Reyna Valentina Ortiz Porras" w:date="2024-03-17T23:00:00Z">
            <w:rPr>
              <w:ins w:id="344" w:author="Reyna Valentina Ortiz Porras" w:date="2024-03-17T22:21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345" w:author="Reyna Valentina Ortiz Porras" w:date="2024-03-17T22:22:00Z">
        <w:r w:rsidRPr="00D15E54">
          <w:rPr>
            <w:rFonts w:ascii="Times New Roman" w:hAnsi="Times New Roman"/>
            <w:noProof/>
            <w:sz w:val="24"/>
            <w:szCs w:val="24"/>
            <w:lang w:val="es-MX"/>
            <w:rPrChange w:id="346" w:author="Reyna Valentina Ortiz Porras" w:date="2024-03-17T23:00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44416" behindDoc="0" locked="0" layoutInCell="1" allowOverlap="1" wp14:anchorId="5C466EBA" wp14:editId="20BC4D3B">
              <wp:simplePos x="0" y="0"/>
              <wp:positionH relativeFrom="column">
                <wp:posOffset>-63661</wp:posOffset>
              </wp:positionH>
              <wp:positionV relativeFrom="paragraph">
                <wp:posOffset>217074</wp:posOffset>
              </wp:positionV>
              <wp:extent cx="5943600" cy="2463800"/>
              <wp:effectExtent l="0" t="0" r="0" b="0"/>
              <wp:wrapSquare wrapText="bothSides"/>
              <wp:docPr id="98768396" name="Imagen 1" descr="Interfaz de usuario gráfica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8768396" name="Imagen 1" descr="Interfaz de usuario gráfica, Aplicación&#10;&#10;Descripción generada automáticamente"/>
                      <pic:cNvPicPr/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63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347" w:author="Reyna Valentina Ortiz Porras" w:date="2024-03-17T22:21:00Z">
        <w:r w:rsidRPr="00D15E54">
          <w:rPr>
            <w:rFonts w:ascii="Times New Roman" w:hAnsi="Times New Roman"/>
            <w:sz w:val="24"/>
            <w:szCs w:val="24"/>
            <w:lang w:val="es-MX"/>
            <w:rPrChange w:id="348" w:author="Reyna Valentina Ortiz Porras" w:date="2024-03-17T23:00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Actividad 3.1</w:t>
        </w:r>
      </w:ins>
    </w:p>
    <w:p w14:paraId="69E925CB" w14:textId="77777777" w:rsidR="00C645DE" w:rsidRDefault="00C645DE" w:rsidP="006A7E95">
      <w:pPr>
        <w:jc w:val="both"/>
        <w:rPr>
          <w:ins w:id="349" w:author="Reyna Valentina Ortiz Porras" w:date="2024-03-17T22:24:00Z"/>
          <w:rFonts w:asciiTheme="minorHAnsi" w:hAnsiTheme="minorHAnsi" w:cstheme="minorHAnsi"/>
          <w:color w:val="8064A2" w:themeColor="accent4"/>
          <w:lang w:val="es-MX"/>
        </w:rPr>
      </w:pPr>
    </w:p>
    <w:p w14:paraId="4B9D4A50" w14:textId="2768E215" w:rsidR="00E72C61" w:rsidRPr="00D15E54" w:rsidRDefault="00C645DE" w:rsidP="006A7E95">
      <w:pPr>
        <w:jc w:val="both"/>
        <w:rPr>
          <w:ins w:id="350" w:author="Reyna Valentina Ortiz Porras" w:date="2024-03-17T22:22:00Z"/>
          <w:rFonts w:ascii="Times New Roman" w:hAnsi="Times New Roman"/>
          <w:sz w:val="24"/>
          <w:szCs w:val="24"/>
          <w:lang w:val="es-MX"/>
          <w:rPrChange w:id="351" w:author="Reyna Valentina Ortiz Porras" w:date="2024-03-17T23:00:00Z">
            <w:rPr>
              <w:ins w:id="352" w:author="Reyna Valentina Ortiz Porras" w:date="2024-03-17T22:22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353" w:author="Reyna Valentina Ortiz Porras" w:date="2024-03-17T22:23:00Z">
        <w:r w:rsidRPr="00D15E54">
          <w:rPr>
            <w:rFonts w:ascii="Times New Roman" w:hAnsi="Times New Roman"/>
            <w:noProof/>
            <w:sz w:val="24"/>
            <w:szCs w:val="24"/>
            <w:lang w:val="es-MX"/>
            <w:rPrChange w:id="354" w:author="Reyna Valentina Ortiz Porras" w:date="2024-03-17T23:00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47488" behindDoc="0" locked="0" layoutInCell="1" allowOverlap="1" wp14:anchorId="572357CF" wp14:editId="1166684F">
              <wp:simplePos x="0" y="0"/>
              <wp:positionH relativeFrom="column">
                <wp:posOffset>-86159</wp:posOffset>
              </wp:positionH>
              <wp:positionV relativeFrom="paragraph">
                <wp:posOffset>260993</wp:posOffset>
              </wp:positionV>
              <wp:extent cx="5943600" cy="2422525"/>
              <wp:effectExtent l="0" t="0" r="0" b="0"/>
              <wp:wrapSquare wrapText="bothSides"/>
              <wp:docPr id="335757243" name="Imagen 1" descr="Interfaz de usuario gráfica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5757243" name="Imagen 1" descr="Interfaz de usuario gráfica, Aplicación&#10;&#10;Descripción generada automáticamente"/>
                      <pic:cNvPicPr/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22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D15E54">
          <w:rPr>
            <w:rFonts w:ascii="Times New Roman" w:hAnsi="Times New Roman"/>
            <w:sz w:val="24"/>
            <w:szCs w:val="24"/>
            <w:lang w:val="es-MX"/>
            <w:rPrChange w:id="355" w:author="Reyna Valentina Ortiz Porras" w:date="2024-03-17T23:00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Activ</w:t>
        </w:r>
      </w:ins>
      <w:ins w:id="356" w:author="Reyna Valentina Ortiz Porras" w:date="2024-03-17T22:24:00Z">
        <w:r w:rsidRPr="00D15E54">
          <w:rPr>
            <w:rFonts w:ascii="Times New Roman" w:hAnsi="Times New Roman"/>
            <w:sz w:val="24"/>
            <w:szCs w:val="24"/>
            <w:lang w:val="es-MX"/>
            <w:rPrChange w:id="357" w:author="Reyna Valentina Ortiz Porras" w:date="2024-03-17T23:00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idad 3.2</w:t>
        </w:r>
      </w:ins>
    </w:p>
    <w:p w14:paraId="5EB44F5C" w14:textId="4362F858" w:rsidR="00E72C61" w:rsidRDefault="00E72C61" w:rsidP="006A7E95">
      <w:pPr>
        <w:jc w:val="both"/>
        <w:rPr>
          <w:ins w:id="358" w:author="Reyna Valentina Ortiz Porras" w:date="2024-03-17T22:24:00Z"/>
          <w:rFonts w:asciiTheme="minorHAnsi" w:hAnsiTheme="minorHAnsi" w:cstheme="minorHAnsi"/>
          <w:color w:val="8064A2" w:themeColor="accent4"/>
          <w:lang w:val="es-MX"/>
        </w:rPr>
      </w:pPr>
    </w:p>
    <w:p w14:paraId="4B444E9F" w14:textId="363913F4" w:rsidR="00C645DE" w:rsidRDefault="00C645DE" w:rsidP="006A7E95">
      <w:pPr>
        <w:jc w:val="both"/>
        <w:rPr>
          <w:ins w:id="359" w:author="Reyna Valentina Ortiz Porras" w:date="2024-03-17T22:24:00Z"/>
          <w:rFonts w:asciiTheme="minorHAnsi" w:hAnsiTheme="minorHAnsi" w:cstheme="minorHAnsi"/>
          <w:color w:val="8064A2" w:themeColor="accent4"/>
          <w:lang w:val="es-MX"/>
        </w:rPr>
      </w:pPr>
    </w:p>
    <w:p w14:paraId="41E0CB59" w14:textId="77777777" w:rsidR="00C645DE" w:rsidRDefault="00C645DE" w:rsidP="006A7E95">
      <w:pPr>
        <w:jc w:val="both"/>
        <w:rPr>
          <w:ins w:id="360" w:author="Reyna Valentina Ortiz Porras" w:date="2024-03-17T22:25:00Z"/>
          <w:rFonts w:asciiTheme="minorHAnsi" w:hAnsiTheme="minorHAnsi" w:cstheme="minorHAnsi"/>
          <w:color w:val="8064A2" w:themeColor="accent4"/>
          <w:lang w:val="es-MX"/>
        </w:rPr>
      </w:pPr>
    </w:p>
    <w:p w14:paraId="6E88FAE0" w14:textId="4C0B2BDE" w:rsidR="00C645DE" w:rsidRPr="00D15E54" w:rsidRDefault="00C645DE" w:rsidP="006A7E95">
      <w:pPr>
        <w:jc w:val="both"/>
        <w:rPr>
          <w:ins w:id="361" w:author="Reyna Valentina Ortiz Porras" w:date="2024-03-17T22:26:00Z"/>
          <w:rFonts w:ascii="Times New Roman" w:hAnsi="Times New Roman"/>
          <w:sz w:val="24"/>
          <w:szCs w:val="24"/>
          <w:lang w:val="es-MX"/>
          <w:rPrChange w:id="362" w:author="Reyna Valentina Ortiz Porras" w:date="2024-03-17T23:01:00Z">
            <w:rPr>
              <w:ins w:id="363" w:author="Reyna Valentina Ortiz Porras" w:date="2024-03-17T22:26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364" w:author="Reyna Valentina Ortiz Porras" w:date="2024-03-17T22:24:00Z">
        <w:r w:rsidRPr="00D15E54">
          <w:rPr>
            <w:rFonts w:ascii="Times New Roman" w:hAnsi="Times New Roman"/>
            <w:noProof/>
            <w:sz w:val="24"/>
            <w:szCs w:val="24"/>
            <w:lang w:val="es-MX"/>
            <w:rPrChange w:id="365" w:author="Reyna Valentina Ortiz Porras" w:date="2024-03-17T23:01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50560" behindDoc="0" locked="0" layoutInCell="1" allowOverlap="1" wp14:anchorId="1D3AB463" wp14:editId="683FDFF4">
              <wp:simplePos x="0" y="0"/>
              <wp:positionH relativeFrom="column">
                <wp:posOffset>-57874</wp:posOffset>
              </wp:positionH>
              <wp:positionV relativeFrom="paragraph">
                <wp:posOffset>212556</wp:posOffset>
              </wp:positionV>
              <wp:extent cx="5943600" cy="2468245"/>
              <wp:effectExtent l="0" t="0" r="0" b="8255"/>
              <wp:wrapSquare wrapText="bothSides"/>
              <wp:docPr id="574049790" name="Imagen 1" descr="Interfaz de usuario gráfica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74049790" name="Imagen 1" descr="Interfaz de usuario gráfica, Aplicación&#10;&#10;Descripción generada automáticamente"/>
                      <pic:cNvPicPr/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682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D15E54">
          <w:rPr>
            <w:rFonts w:ascii="Times New Roman" w:hAnsi="Times New Roman"/>
            <w:sz w:val="24"/>
            <w:szCs w:val="24"/>
            <w:lang w:val="es-MX"/>
            <w:rPrChange w:id="366" w:author="Reyna Valentina Ortiz Porras" w:date="2024-03-17T23:01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Actividad 3.3</w:t>
        </w:r>
      </w:ins>
    </w:p>
    <w:p w14:paraId="33436DE4" w14:textId="362325D5" w:rsidR="00C645DE" w:rsidRDefault="00C645DE" w:rsidP="006A7E95">
      <w:pPr>
        <w:jc w:val="both"/>
        <w:rPr>
          <w:ins w:id="367" w:author="Reyna Valentina Ortiz Porras" w:date="2024-03-17T22:55:00Z"/>
          <w:rFonts w:asciiTheme="minorHAnsi" w:hAnsiTheme="minorHAnsi" w:cstheme="minorHAnsi"/>
          <w:color w:val="8064A2" w:themeColor="accent4"/>
          <w:lang w:val="es-MX"/>
        </w:rPr>
      </w:pPr>
    </w:p>
    <w:p w14:paraId="2F202AAC" w14:textId="77777777" w:rsidR="00D15E54" w:rsidRDefault="00D15E54" w:rsidP="006A7E95">
      <w:pPr>
        <w:jc w:val="both"/>
        <w:rPr>
          <w:ins w:id="368" w:author="Reyna Valentina Ortiz Porras" w:date="2024-03-17T22:26:00Z"/>
          <w:rFonts w:asciiTheme="minorHAnsi" w:hAnsiTheme="minorHAnsi" w:cstheme="minorHAnsi"/>
          <w:color w:val="8064A2" w:themeColor="accent4"/>
          <w:lang w:val="es-MX"/>
        </w:rPr>
      </w:pPr>
    </w:p>
    <w:p w14:paraId="01A2D6FF" w14:textId="23537797" w:rsidR="00C645DE" w:rsidRPr="00D15E54" w:rsidRDefault="00C645DE" w:rsidP="006A7E95">
      <w:pPr>
        <w:jc w:val="both"/>
        <w:rPr>
          <w:ins w:id="369" w:author="Reyna Valentina Ortiz Porras" w:date="2024-03-17T22:24:00Z"/>
          <w:rFonts w:ascii="Times New Roman" w:hAnsi="Times New Roman"/>
          <w:sz w:val="24"/>
          <w:szCs w:val="24"/>
          <w:lang w:val="es-MX"/>
          <w:rPrChange w:id="370" w:author="Reyna Valentina Ortiz Porras" w:date="2024-03-17T23:01:00Z">
            <w:rPr>
              <w:ins w:id="371" w:author="Reyna Valentina Ortiz Porras" w:date="2024-03-17T22:24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372" w:author="Reyna Valentina Ortiz Porras" w:date="2024-03-17T22:25:00Z">
        <w:r w:rsidRPr="00D15E54">
          <w:rPr>
            <w:rFonts w:ascii="Times New Roman" w:hAnsi="Times New Roman"/>
            <w:noProof/>
            <w:sz w:val="24"/>
            <w:szCs w:val="24"/>
            <w:lang w:val="es-MX"/>
            <w:rPrChange w:id="373" w:author="Reyna Valentina Ortiz Porras" w:date="2024-03-17T23:01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53632" behindDoc="0" locked="0" layoutInCell="1" allowOverlap="1" wp14:anchorId="39B42CAA" wp14:editId="47548B07">
              <wp:simplePos x="0" y="0"/>
              <wp:positionH relativeFrom="column">
                <wp:posOffset>-63283</wp:posOffset>
              </wp:positionH>
              <wp:positionV relativeFrom="paragraph">
                <wp:posOffset>241236</wp:posOffset>
              </wp:positionV>
              <wp:extent cx="5943600" cy="2520315"/>
              <wp:effectExtent l="0" t="0" r="0" b="0"/>
              <wp:wrapSquare wrapText="bothSides"/>
              <wp:docPr id="2111680867" name="Imagen 1" descr="Interfaz de usuario gráfica, Texto, Aplicación, Correo electrón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11680867" name="Imagen 1" descr="Interfaz de usuario gráfica, Texto, Aplicación, Correo electrónico&#10;&#10;Descripción generada automáticamente"/>
                      <pic:cNvPicPr/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20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374" w:author="Reyna Valentina Ortiz Porras" w:date="2024-03-17T22:26:00Z">
        <w:r w:rsidRPr="00D15E54">
          <w:rPr>
            <w:rFonts w:ascii="Times New Roman" w:hAnsi="Times New Roman"/>
            <w:sz w:val="24"/>
            <w:szCs w:val="24"/>
            <w:lang w:val="es-MX"/>
            <w:rPrChange w:id="375" w:author="Reyna Valentina Ortiz Porras" w:date="2024-03-17T23:01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Actividad 3.4</w:t>
        </w:r>
      </w:ins>
    </w:p>
    <w:p w14:paraId="470102AA" w14:textId="7F12F829" w:rsidR="00C645DE" w:rsidRDefault="00C645DE" w:rsidP="006A7E95">
      <w:pPr>
        <w:jc w:val="both"/>
        <w:rPr>
          <w:ins w:id="376" w:author="Reyna Valentina Ortiz Porras" w:date="2024-03-17T22:56:00Z"/>
          <w:rFonts w:asciiTheme="minorHAnsi" w:hAnsiTheme="minorHAnsi" w:cstheme="minorHAnsi"/>
          <w:color w:val="8064A2" w:themeColor="accent4"/>
          <w:lang w:val="es-MX"/>
        </w:rPr>
      </w:pPr>
    </w:p>
    <w:p w14:paraId="6AB4FE58" w14:textId="77777777" w:rsidR="00D15E54" w:rsidRDefault="00D15E54" w:rsidP="006A7E95">
      <w:pPr>
        <w:jc w:val="both"/>
        <w:rPr>
          <w:ins w:id="377" w:author="Reyna Valentina Ortiz Porras" w:date="2024-03-17T22:26:00Z"/>
          <w:rFonts w:asciiTheme="minorHAnsi" w:hAnsiTheme="minorHAnsi" w:cstheme="minorHAnsi"/>
          <w:color w:val="8064A2" w:themeColor="accent4"/>
          <w:lang w:val="es-MX"/>
        </w:rPr>
      </w:pPr>
    </w:p>
    <w:p w14:paraId="12FB9E3B" w14:textId="55D2A09E" w:rsidR="00C645DE" w:rsidRPr="00D15E54" w:rsidRDefault="00C645DE" w:rsidP="006A7E95">
      <w:pPr>
        <w:jc w:val="both"/>
        <w:rPr>
          <w:ins w:id="378" w:author="Reyna Valentina Ortiz Porras" w:date="2024-03-17T22:26:00Z"/>
          <w:rFonts w:ascii="Times New Roman" w:hAnsi="Times New Roman"/>
          <w:sz w:val="24"/>
          <w:szCs w:val="24"/>
          <w:lang w:val="es-MX"/>
          <w:rPrChange w:id="379" w:author="Reyna Valentina Ortiz Porras" w:date="2024-03-17T23:01:00Z">
            <w:rPr>
              <w:ins w:id="380" w:author="Reyna Valentina Ortiz Porras" w:date="2024-03-17T22:26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381" w:author="Reyna Valentina Ortiz Porras" w:date="2024-03-17T22:27:00Z">
        <w:r w:rsidRPr="00D15E54">
          <w:rPr>
            <w:rFonts w:ascii="Times New Roman" w:hAnsi="Times New Roman"/>
            <w:noProof/>
            <w:sz w:val="24"/>
            <w:szCs w:val="24"/>
            <w:lang w:val="es-MX"/>
            <w:rPrChange w:id="382" w:author="Reyna Valentina Ortiz Porras" w:date="2024-03-17T23:01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56704" behindDoc="0" locked="0" layoutInCell="1" allowOverlap="1" wp14:anchorId="42BC1AC3" wp14:editId="64024D18">
              <wp:simplePos x="0" y="0"/>
              <wp:positionH relativeFrom="column">
                <wp:posOffset>0</wp:posOffset>
              </wp:positionH>
              <wp:positionV relativeFrom="paragraph">
                <wp:posOffset>269160</wp:posOffset>
              </wp:positionV>
              <wp:extent cx="5943600" cy="2505710"/>
              <wp:effectExtent l="0" t="0" r="0" b="8890"/>
              <wp:wrapSquare wrapText="bothSides"/>
              <wp:docPr id="671133318" name="Imagen 1" descr="Interfaz de usuario gráfica, Texto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71133318" name="Imagen 1" descr="Interfaz de usuario gráfica, Texto, Aplicación&#10;&#10;Descripción generada automáticamente"/>
                      <pic:cNvPicPr/>
                    </pic:nvPicPr>
                    <pic:blipFill>
                      <a:blip r:embed="rId2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057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383" w:author="Reyna Valentina Ortiz Porras" w:date="2024-03-17T22:26:00Z">
        <w:r w:rsidRPr="00D15E54">
          <w:rPr>
            <w:rFonts w:ascii="Times New Roman" w:hAnsi="Times New Roman"/>
            <w:sz w:val="24"/>
            <w:szCs w:val="24"/>
            <w:lang w:val="es-MX"/>
            <w:rPrChange w:id="384" w:author="Reyna Valentina Ortiz Porras" w:date="2024-03-17T23:01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Actividad 3.5</w:t>
        </w:r>
      </w:ins>
    </w:p>
    <w:p w14:paraId="6A21A614" w14:textId="596E1DAD" w:rsidR="00C645DE" w:rsidRDefault="00C645DE" w:rsidP="006A7E95">
      <w:pPr>
        <w:jc w:val="both"/>
        <w:rPr>
          <w:ins w:id="385" w:author="Reyna Valentina Ortiz Porras" w:date="2024-03-17T22:27:00Z"/>
          <w:rFonts w:asciiTheme="minorHAnsi" w:hAnsiTheme="minorHAnsi" w:cstheme="minorHAnsi"/>
          <w:color w:val="8064A2" w:themeColor="accent4"/>
          <w:lang w:val="es-MX"/>
        </w:rPr>
      </w:pPr>
    </w:p>
    <w:p w14:paraId="4087075A" w14:textId="77777777" w:rsidR="00D15E54" w:rsidRDefault="00D15E54" w:rsidP="006A7E95">
      <w:pPr>
        <w:jc w:val="both"/>
        <w:rPr>
          <w:ins w:id="386" w:author="Reyna Valentina Ortiz Porras" w:date="2024-03-17T22:56:00Z"/>
          <w:rFonts w:asciiTheme="minorHAnsi" w:hAnsiTheme="minorHAnsi" w:cstheme="minorHAnsi"/>
          <w:color w:val="8064A2" w:themeColor="accent4"/>
          <w:lang w:val="es-MX"/>
        </w:rPr>
      </w:pPr>
    </w:p>
    <w:p w14:paraId="7A2D85F9" w14:textId="77777777" w:rsidR="00D15E54" w:rsidRDefault="00D15E54" w:rsidP="006A7E95">
      <w:pPr>
        <w:jc w:val="both"/>
        <w:rPr>
          <w:ins w:id="387" w:author="Reyna Valentina Ortiz Porras" w:date="2024-03-17T22:56:00Z"/>
          <w:rFonts w:asciiTheme="minorHAnsi" w:hAnsiTheme="minorHAnsi" w:cstheme="minorHAnsi"/>
          <w:color w:val="8064A2" w:themeColor="accent4"/>
          <w:lang w:val="es-MX"/>
        </w:rPr>
      </w:pPr>
    </w:p>
    <w:p w14:paraId="16C9ABE4" w14:textId="77777777" w:rsidR="00D15E54" w:rsidRDefault="00D15E54" w:rsidP="006A7E95">
      <w:pPr>
        <w:jc w:val="both"/>
        <w:rPr>
          <w:ins w:id="388" w:author="Reyna Valentina Ortiz Porras" w:date="2024-03-17T23:01:00Z"/>
          <w:rFonts w:asciiTheme="minorHAnsi" w:hAnsiTheme="minorHAnsi" w:cstheme="minorHAnsi"/>
          <w:color w:val="8064A2" w:themeColor="accent4"/>
          <w:lang w:val="es-MX"/>
        </w:rPr>
      </w:pPr>
    </w:p>
    <w:p w14:paraId="5C72CF75" w14:textId="77777777" w:rsidR="00D15E54" w:rsidRDefault="00D15E54" w:rsidP="006A7E95">
      <w:pPr>
        <w:jc w:val="both"/>
        <w:rPr>
          <w:ins w:id="389" w:author="Reyna Valentina Ortiz Porras" w:date="2024-03-17T23:01:00Z"/>
          <w:rFonts w:asciiTheme="minorHAnsi" w:hAnsiTheme="minorHAnsi" w:cstheme="minorHAnsi"/>
          <w:color w:val="8064A2" w:themeColor="accent4"/>
          <w:lang w:val="es-MX"/>
        </w:rPr>
      </w:pPr>
    </w:p>
    <w:p w14:paraId="49FEBD21" w14:textId="77777777" w:rsidR="00D15E54" w:rsidRDefault="00D15E54" w:rsidP="006A7E95">
      <w:pPr>
        <w:jc w:val="both"/>
        <w:rPr>
          <w:ins w:id="390" w:author="Reyna Valentina Ortiz Porras" w:date="2024-03-17T23:01:00Z"/>
          <w:rFonts w:asciiTheme="minorHAnsi" w:hAnsiTheme="minorHAnsi" w:cstheme="minorHAnsi"/>
          <w:color w:val="8064A2" w:themeColor="accent4"/>
          <w:lang w:val="es-MX"/>
        </w:rPr>
      </w:pPr>
    </w:p>
    <w:p w14:paraId="45D909E9" w14:textId="77777777" w:rsidR="00D15E54" w:rsidRDefault="00D15E54" w:rsidP="006A7E95">
      <w:pPr>
        <w:jc w:val="both"/>
        <w:rPr>
          <w:ins w:id="391" w:author="Reyna Valentina Ortiz Porras" w:date="2024-03-17T23:01:00Z"/>
          <w:rFonts w:asciiTheme="minorHAnsi" w:hAnsiTheme="minorHAnsi" w:cstheme="minorHAnsi"/>
          <w:color w:val="8064A2" w:themeColor="accent4"/>
          <w:lang w:val="es-MX"/>
        </w:rPr>
      </w:pPr>
    </w:p>
    <w:p w14:paraId="4FA990A0" w14:textId="20E9D690" w:rsidR="00C645DE" w:rsidRPr="00D15E54" w:rsidRDefault="00C645DE" w:rsidP="006A7E95">
      <w:pPr>
        <w:jc w:val="both"/>
        <w:rPr>
          <w:ins w:id="392" w:author="Reyna Valentina Ortiz Porras" w:date="2024-03-17T22:27:00Z"/>
          <w:rFonts w:ascii="Times New Roman" w:hAnsi="Times New Roman"/>
          <w:sz w:val="24"/>
          <w:szCs w:val="24"/>
          <w:lang w:val="es-MX"/>
          <w:rPrChange w:id="393" w:author="Reyna Valentina Ortiz Porras" w:date="2024-03-17T23:01:00Z">
            <w:rPr>
              <w:ins w:id="394" w:author="Reyna Valentina Ortiz Porras" w:date="2024-03-17T22:27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395" w:author="Reyna Valentina Ortiz Porras" w:date="2024-03-17T22:27:00Z">
        <w:r w:rsidRPr="00D15E54">
          <w:rPr>
            <w:rFonts w:ascii="Times New Roman" w:hAnsi="Times New Roman"/>
            <w:noProof/>
            <w:sz w:val="24"/>
            <w:szCs w:val="24"/>
            <w:lang w:val="es-MX"/>
            <w:rPrChange w:id="396" w:author="Reyna Valentina Ortiz Porras" w:date="2024-03-17T23:01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59776" behindDoc="0" locked="0" layoutInCell="1" allowOverlap="1" wp14:anchorId="53FEC88A" wp14:editId="050744CC">
              <wp:simplePos x="0" y="0"/>
              <wp:positionH relativeFrom="column">
                <wp:posOffset>0</wp:posOffset>
              </wp:positionH>
              <wp:positionV relativeFrom="paragraph">
                <wp:posOffset>227379</wp:posOffset>
              </wp:positionV>
              <wp:extent cx="5943600" cy="2473325"/>
              <wp:effectExtent l="0" t="0" r="0" b="3175"/>
              <wp:wrapSquare wrapText="bothSides"/>
              <wp:docPr id="1337890622" name="Imagen 1" descr="Interfaz de usuario gráfica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37890622" name="Imagen 1" descr="Interfaz de usuario gráfica, Aplicación&#10;&#10;Descripción generada automáticamente"/>
                      <pic:cNvPicPr/>
                    </pic:nvPicPr>
                    <pic:blipFill>
                      <a:blip r:embed="rId3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73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D15E54">
          <w:rPr>
            <w:rFonts w:ascii="Times New Roman" w:hAnsi="Times New Roman"/>
            <w:sz w:val="24"/>
            <w:szCs w:val="24"/>
            <w:lang w:val="es-MX"/>
            <w:rPrChange w:id="397" w:author="Reyna Valentina Ortiz Porras" w:date="2024-03-17T23:01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Actividad 3.6</w:t>
        </w:r>
      </w:ins>
    </w:p>
    <w:p w14:paraId="16C573D8" w14:textId="096A22B9" w:rsidR="00C645DE" w:rsidRPr="00D15E54" w:rsidRDefault="00C645DE" w:rsidP="006A7E95">
      <w:pPr>
        <w:jc w:val="both"/>
        <w:rPr>
          <w:ins w:id="398" w:author="Reyna Valentina Ortiz Porras" w:date="2024-03-17T22:28:00Z"/>
          <w:rFonts w:ascii="Times New Roman" w:hAnsi="Times New Roman"/>
          <w:i/>
          <w:iCs/>
          <w:sz w:val="24"/>
          <w:szCs w:val="24"/>
          <w:lang w:val="es-MX"/>
          <w:rPrChange w:id="399" w:author="Reyna Valentina Ortiz Porras" w:date="2024-03-17T23:02:00Z">
            <w:rPr>
              <w:ins w:id="400" w:author="Reyna Valentina Ortiz Porras" w:date="2024-03-17T22:28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401" w:author="Reyna Valentina Ortiz Porras" w:date="2024-03-17T22:28:00Z">
        <w:r w:rsidRPr="00D15E54">
          <w:rPr>
            <w:rFonts w:ascii="Times New Roman" w:hAnsi="Times New Roman"/>
            <w:i/>
            <w:iCs/>
            <w:noProof/>
            <w:sz w:val="24"/>
            <w:szCs w:val="24"/>
            <w:lang w:val="es-MX"/>
            <w:rPrChange w:id="402" w:author="Reyna Valentina Ortiz Porras" w:date="2024-03-17T23:02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65920" behindDoc="0" locked="0" layoutInCell="1" allowOverlap="1" wp14:anchorId="2DDE0A26" wp14:editId="77043CC1">
              <wp:simplePos x="0" y="0"/>
              <wp:positionH relativeFrom="column">
                <wp:posOffset>-22900</wp:posOffset>
              </wp:positionH>
              <wp:positionV relativeFrom="paragraph">
                <wp:posOffset>2754196</wp:posOffset>
              </wp:positionV>
              <wp:extent cx="5943600" cy="1108075"/>
              <wp:effectExtent l="0" t="0" r="0" b="0"/>
              <wp:wrapSquare wrapText="bothSides"/>
              <wp:docPr id="981860633" name="Imagen 1" descr="Interfaz de usuario gráfica, Aplicación, Word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81860633" name="Imagen 1" descr="Interfaz de usuario gráfica, Aplicación, Word&#10;&#10;Descripción generada automáticamente"/>
                      <pic:cNvPicPr/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108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D15E54">
          <w:rPr>
            <w:rFonts w:ascii="Times New Roman" w:hAnsi="Times New Roman"/>
            <w:i/>
            <w:iCs/>
            <w:sz w:val="24"/>
            <w:szCs w:val="24"/>
            <w:lang w:val="es-MX"/>
            <w:rPrChange w:id="403" w:author="Reyna Valentina Ortiz Porras" w:date="2024-03-17T23:02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 xml:space="preserve">Proceso 4. Evaluar diseño frente a los requerimientos </w:t>
        </w:r>
      </w:ins>
    </w:p>
    <w:p w14:paraId="5DCAA14F" w14:textId="78BF98AA" w:rsidR="00C645DE" w:rsidRDefault="00D15E54" w:rsidP="006A7E95">
      <w:pPr>
        <w:jc w:val="both"/>
        <w:rPr>
          <w:ins w:id="404" w:author="Reyna Valentina Ortiz Porras" w:date="2024-03-17T22:28:00Z"/>
          <w:rFonts w:asciiTheme="minorHAnsi" w:hAnsiTheme="minorHAnsi" w:cstheme="minorHAnsi"/>
          <w:color w:val="8064A2" w:themeColor="accent4"/>
          <w:lang w:val="es-MX"/>
        </w:rPr>
      </w:pPr>
      <w:ins w:id="405" w:author="Reyna Valentina Ortiz Porras" w:date="2024-03-17T22:31:00Z">
        <w:r w:rsidRPr="00C645DE">
          <w:rPr>
            <w:rFonts w:asciiTheme="minorHAnsi" w:hAnsiTheme="minorHAnsi" w:cstheme="minorHAnsi"/>
            <w:noProof/>
            <w:color w:val="8064A2" w:themeColor="accent4"/>
            <w:lang w:val="es-MX"/>
          </w:rPr>
          <w:drawing>
            <wp:anchor distT="0" distB="0" distL="114300" distR="114300" simplePos="0" relativeHeight="251677184" behindDoc="0" locked="0" layoutInCell="1" allowOverlap="1" wp14:anchorId="4C32D63D" wp14:editId="40324809">
              <wp:simplePos x="0" y="0"/>
              <wp:positionH relativeFrom="column">
                <wp:posOffset>-86810</wp:posOffset>
              </wp:positionH>
              <wp:positionV relativeFrom="paragraph">
                <wp:posOffset>1333484</wp:posOffset>
              </wp:positionV>
              <wp:extent cx="5943600" cy="2987675"/>
              <wp:effectExtent l="0" t="0" r="0" b="3175"/>
              <wp:wrapSquare wrapText="bothSides"/>
              <wp:docPr id="160714644" name="Imagen 1" descr="Interfaz de usuario gráfica, Texto, Aplicación, Correo electrón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0714644" name="Imagen 1" descr="Interfaz de usuario gráfica, Texto, Aplicación, Correo electrónico&#10;&#10;Descripción generada automáticamente"/>
                      <pic:cNvPicPr/>
                    </pic:nvPicPr>
                    <pic:blipFill>
                      <a:blip r:embed="rId3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87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61102474" w14:textId="15A7BDCF" w:rsidR="00C645DE" w:rsidRDefault="00C645DE" w:rsidP="006A7E95">
      <w:pPr>
        <w:jc w:val="both"/>
        <w:rPr>
          <w:ins w:id="406" w:author="Reyna Valentina Ortiz Porras" w:date="2024-03-17T22:29:00Z"/>
          <w:rFonts w:asciiTheme="minorHAnsi" w:hAnsiTheme="minorHAnsi" w:cstheme="minorHAnsi"/>
          <w:color w:val="8064A2" w:themeColor="accent4"/>
          <w:lang w:val="es-MX"/>
        </w:rPr>
      </w:pPr>
    </w:p>
    <w:p w14:paraId="706A207B" w14:textId="3CFE43AB" w:rsidR="00C645DE" w:rsidRDefault="00C645DE" w:rsidP="006A7E95">
      <w:pPr>
        <w:jc w:val="both"/>
        <w:rPr>
          <w:ins w:id="407" w:author="Reyna Valentina Ortiz Porras" w:date="2024-03-17T22:29:00Z"/>
          <w:rFonts w:asciiTheme="minorHAnsi" w:hAnsiTheme="minorHAnsi" w:cstheme="minorHAnsi"/>
          <w:color w:val="8064A2" w:themeColor="accent4"/>
          <w:lang w:val="es-MX"/>
        </w:rPr>
      </w:pPr>
    </w:p>
    <w:p w14:paraId="491D1B99" w14:textId="3408D7A4" w:rsidR="00C645DE" w:rsidRDefault="00C645DE" w:rsidP="006A7E95">
      <w:pPr>
        <w:jc w:val="both"/>
        <w:rPr>
          <w:ins w:id="408" w:author="Reyna Valentina Ortiz Porras" w:date="2024-03-17T22:29:00Z"/>
          <w:rFonts w:asciiTheme="minorHAnsi" w:hAnsiTheme="minorHAnsi" w:cstheme="minorHAnsi"/>
          <w:color w:val="8064A2" w:themeColor="accent4"/>
          <w:lang w:val="es-MX"/>
        </w:rPr>
      </w:pPr>
    </w:p>
    <w:p w14:paraId="69895F69" w14:textId="3FD21852" w:rsidR="00C645DE" w:rsidRDefault="00C645DE" w:rsidP="006A7E95">
      <w:pPr>
        <w:jc w:val="both"/>
        <w:rPr>
          <w:ins w:id="409" w:author="Reyna Valentina Ortiz Porras" w:date="2024-03-17T22:29:00Z"/>
          <w:rFonts w:asciiTheme="minorHAnsi" w:hAnsiTheme="minorHAnsi" w:cstheme="minorHAnsi"/>
          <w:color w:val="8064A2" w:themeColor="accent4"/>
          <w:lang w:val="es-MX"/>
        </w:rPr>
      </w:pPr>
    </w:p>
    <w:p w14:paraId="1DB391D5" w14:textId="44325758" w:rsidR="00C645DE" w:rsidRDefault="00C645DE" w:rsidP="006A7E95">
      <w:pPr>
        <w:jc w:val="both"/>
        <w:rPr>
          <w:ins w:id="410" w:author="Reyna Valentina Ortiz Porras" w:date="2024-03-17T22:31:00Z"/>
          <w:rFonts w:asciiTheme="minorHAnsi" w:hAnsiTheme="minorHAnsi" w:cstheme="minorHAnsi"/>
          <w:color w:val="8064A2" w:themeColor="accent4"/>
          <w:lang w:val="es-MX"/>
        </w:rPr>
      </w:pPr>
    </w:p>
    <w:p w14:paraId="4E7BD927" w14:textId="6FDDFCF4" w:rsidR="00C645DE" w:rsidRDefault="00C645DE" w:rsidP="006A7E95">
      <w:pPr>
        <w:jc w:val="both"/>
        <w:rPr>
          <w:ins w:id="411" w:author="Reyna Valentina Ortiz Porras" w:date="2024-03-17T22:31:00Z"/>
          <w:rFonts w:asciiTheme="minorHAnsi" w:hAnsiTheme="minorHAnsi" w:cstheme="minorHAnsi"/>
          <w:color w:val="8064A2" w:themeColor="accent4"/>
          <w:lang w:val="es-MX"/>
        </w:rPr>
      </w:pPr>
    </w:p>
    <w:p w14:paraId="1DB9A9FF" w14:textId="68C94EA4" w:rsidR="00C645DE" w:rsidRDefault="00C645DE" w:rsidP="006A7E95">
      <w:pPr>
        <w:jc w:val="both"/>
        <w:rPr>
          <w:ins w:id="412" w:author="Reyna Valentina Ortiz Porras" w:date="2024-03-17T22:31:00Z"/>
          <w:rFonts w:asciiTheme="minorHAnsi" w:hAnsiTheme="minorHAnsi" w:cstheme="minorHAnsi"/>
          <w:color w:val="8064A2" w:themeColor="accent4"/>
          <w:lang w:val="es-MX"/>
        </w:rPr>
      </w:pPr>
    </w:p>
    <w:p w14:paraId="6409633B" w14:textId="38C40D33" w:rsidR="00536D15" w:rsidRPr="00D15E54" w:rsidRDefault="00D15E54" w:rsidP="006A7E95">
      <w:pPr>
        <w:jc w:val="both"/>
        <w:rPr>
          <w:ins w:id="413" w:author="Reyna Valentina Ortiz Porras" w:date="2024-03-17T22:34:00Z"/>
          <w:rFonts w:ascii="Times New Roman" w:hAnsi="Times New Roman"/>
          <w:sz w:val="24"/>
          <w:szCs w:val="24"/>
          <w:lang w:val="es-MX"/>
          <w:rPrChange w:id="414" w:author="Reyna Valentina Ortiz Porras" w:date="2024-03-17T23:02:00Z">
            <w:rPr>
              <w:ins w:id="415" w:author="Reyna Valentina Ortiz Porras" w:date="2024-03-17T22:34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416" w:author="Reyna Valentina Ortiz Porras" w:date="2024-03-17T22:31:00Z">
        <w:r w:rsidRPr="00D15E54">
          <w:rPr>
            <w:rFonts w:ascii="Times New Roman" w:hAnsi="Times New Roman"/>
            <w:noProof/>
            <w:sz w:val="24"/>
            <w:szCs w:val="24"/>
            <w:lang w:val="es-MX"/>
            <w:rPrChange w:id="417" w:author="Reyna Valentina Ortiz Porras" w:date="2024-03-17T23:02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89472" behindDoc="0" locked="0" layoutInCell="1" allowOverlap="1" wp14:anchorId="0758E82E" wp14:editId="043CC334">
              <wp:simplePos x="0" y="0"/>
              <wp:positionH relativeFrom="column">
                <wp:posOffset>-167833</wp:posOffset>
              </wp:positionH>
              <wp:positionV relativeFrom="paragraph">
                <wp:posOffset>274827</wp:posOffset>
              </wp:positionV>
              <wp:extent cx="5943600" cy="2475230"/>
              <wp:effectExtent l="0" t="0" r="0" b="1270"/>
              <wp:wrapSquare wrapText="bothSides"/>
              <wp:docPr id="1572619326" name="Imagen 1" descr="Interfaz de usuario gráfica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72619326" name="Imagen 1" descr="Interfaz de usuario gráfica, Aplicación&#10;&#10;Descripción generada automáticamente"/>
                      <pic:cNvPicPr/>
                    </pic:nvPicPr>
                    <pic:blipFill>
                      <a:blip r:embed="rId3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752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C645DE" w:rsidRPr="00D15E54">
          <w:rPr>
            <w:rFonts w:ascii="Times New Roman" w:hAnsi="Times New Roman"/>
            <w:sz w:val="24"/>
            <w:szCs w:val="24"/>
            <w:lang w:val="es-MX"/>
            <w:rPrChange w:id="418" w:author="Reyna Valentina Ortiz Porras" w:date="2024-03-17T23:02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Actividad 4.1</w:t>
        </w:r>
      </w:ins>
    </w:p>
    <w:p w14:paraId="4BD5373E" w14:textId="5A797F5C" w:rsidR="00536D15" w:rsidRDefault="00536D15" w:rsidP="006A7E95">
      <w:pPr>
        <w:jc w:val="both"/>
        <w:rPr>
          <w:ins w:id="419" w:author="Reyna Valentina Ortiz Porras" w:date="2024-03-17T22:34:00Z"/>
          <w:rFonts w:asciiTheme="minorHAnsi" w:hAnsiTheme="minorHAnsi" w:cstheme="minorHAnsi"/>
          <w:color w:val="8064A2" w:themeColor="accent4"/>
          <w:lang w:val="es-MX"/>
        </w:rPr>
      </w:pPr>
    </w:p>
    <w:p w14:paraId="6979520F" w14:textId="6D6C4487" w:rsidR="00536D15" w:rsidRPr="00D15E54" w:rsidRDefault="00536D15" w:rsidP="006A7E95">
      <w:pPr>
        <w:jc w:val="both"/>
        <w:rPr>
          <w:ins w:id="420" w:author="Reyna Valentina Ortiz Porras" w:date="2024-03-17T22:34:00Z"/>
          <w:rFonts w:ascii="Times New Roman" w:hAnsi="Times New Roman"/>
          <w:sz w:val="24"/>
          <w:szCs w:val="24"/>
          <w:lang w:val="es-MX"/>
          <w:rPrChange w:id="421" w:author="Reyna Valentina Ortiz Porras" w:date="2024-03-17T23:02:00Z">
            <w:rPr>
              <w:ins w:id="422" w:author="Reyna Valentina Ortiz Porras" w:date="2024-03-17T22:34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423" w:author="Reyna Valentina Ortiz Porras" w:date="2024-03-17T22:32:00Z">
        <w:r w:rsidRPr="00D15E54">
          <w:rPr>
            <w:rFonts w:ascii="Times New Roman" w:hAnsi="Times New Roman"/>
            <w:noProof/>
            <w:sz w:val="24"/>
            <w:szCs w:val="24"/>
            <w:lang w:val="es-MX"/>
            <w:rPrChange w:id="424" w:author="Reyna Valentina Ortiz Porras" w:date="2024-03-17T23:02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697664" behindDoc="0" locked="0" layoutInCell="1" allowOverlap="1" wp14:anchorId="7DC0A4C2" wp14:editId="361E370A">
              <wp:simplePos x="0" y="0"/>
              <wp:positionH relativeFrom="column">
                <wp:posOffset>-86432</wp:posOffset>
              </wp:positionH>
              <wp:positionV relativeFrom="paragraph">
                <wp:posOffset>225811</wp:posOffset>
              </wp:positionV>
              <wp:extent cx="5943600" cy="2495550"/>
              <wp:effectExtent l="0" t="0" r="0" b="0"/>
              <wp:wrapSquare wrapText="bothSides"/>
              <wp:docPr id="1942807339" name="Imagen 1" descr="Interfaz de usuario gráfica, Texto, Aplicación, Correo electrón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42807339" name="Imagen 1" descr="Interfaz de usuario gráfica, Texto, Aplicación, Correo electrónico&#10;&#10;Descripción generada automáticamente"/>
                      <pic:cNvPicPr/>
                    </pic:nvPicPr>
                    <pic:blipFill>
                      <a:blip r:embed="rId3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95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C645DE" w:rsidRPr="00D15E54">
          <w:rPr>
            <w:rFonts w:ascii="Times New Roman" w:hAnsi="Times New Roman"/>
            <w:sz w:val="24"/>
            <w:szCs w:val="24"/>
            <w:lang w:val="es-MX"/>
            <w:rPrChange w:id="425" w:author="Reyna Valentina Ortiz Porras" w:date="2024-03-17T23:02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Actividad 4.2</w:t>
        </w:r>
      </w:ins>
    </w:p>
    <w:p w14:paraId="75214631" w14:textId="3A5C8593" w:rsidR="00C645DE" w:rsidRDefault="00C645DE" w:rsidP="006A7E95">
      <w:pPr>
        <w:jc w:val="both"/>
        <w:rPr>
          <w:ins w:id="426" w:author="Reyna Valentina Ortiz Porras" w:date="2024-03-17T23:02:00Z"/>
          <w:rFonts w:asciiTheme="minorHAnsi" w:hAnsiTheme="minorHAnsi" w:cstheme="minorHAnsi"/>
          <w:color w:val="8064A2" w:themeColor="accent4"/>
          <w:lang w:val="es-MX"/>
        </w:rPr>
      </w:pPr>
    </w:p>
    <w:p w14:paraId="02B6F312" w14:textId="77777777" w:rsidR="00D15E54" w:rsidRDefault="00D15E54" w:rsidP="006A7E95">
      <w:pPr>
        <w:jc w:val="both"/>
        <w:rPr>
          <w:ins w:id="427" w:author="Reyna Valentina Ortiz Porras" w:date="2024-03-17T23:02:00Z"/>
          <w:rFonts w:asciiTheme="minorHAnsi" w:hAnsiTheme="minorHAnsi" w:cstheme="minorHAnsi"/>
          <w:color w:val="8064A2" w:themeColor="accent4"/>
          <w:lang w:val="es-MX"/>
        </w:rPr>
      </w:pPr>
    </w:p>
    <w:p w14:paraId="69EC7ADB" w14:textId="77777777" w:rsidR="00D15E54" w:rsidRDefault="00D15E54" w:rsidP="006A7E95">
      <w:pPr>
        <w:jc w:val="both"/>
        <w:rPr>
          <w:ins w:id="428" w:author="Reyna Valentina Ortiz Porras" w:date="2024-03-17T23:02:00Z"/>
          <w:rFonts w:asciiTheme="minorHAnsi" w:hAnsiTheme="minorHAnsi" w:cstheme="minorHAnsi"/>
          <w:color w:val="8064A2" w:themeColor="accent4"/>
          <w:lang w:val="es-MX"/>
        </w:rPr>
      </w:pPr>
    </w:p>
    <w:p w14:paraId="5800E2F4" w14:textId="77777777" w:rsidR="00D15E54" w:rsidRDefault="00D15E54" w:rsidP="006A7E95">
      <w:pPr>
        <w:jc w:val="both"/>
        <w:rPr>
          <w:ins w:id="429" w:author="Reyna Valentina Ortiz Porras" w:date="2024-03-17T22:34:00Z"/>
          <w:rFonts w:asciiTheme="minorHAnsi" w:hAnsiTheme="minorHAnsi" w:cstheme="minorHAnsi"/>
          <w:color w:val="8064A2" w:themeColor="accent4"/>
          <w:lang w:val="es-MX"/>
        </w:rPr>
      </w:pPr>
    </w:p>
    <w:p w14:paraId="78ECF49F" w14:textId="4C693C18" w:rsidR="00536D15" w:rsidRPr="00D15E54" w:rsidRDefault="00536D15" w:rsidP="006A7E95">
      <w:pPr>
        <w:jc w:val="both"/>
        <w:rPr>
          <w:ins w:id="430" w:author="Reyna Valentina Ortiz Porras" w:date="2024-03-17T22:34:00Z"/>
          <w:rFonts w:ascii="Times New Roman" w:hAnsi="Times New Roman"/>
          <w:sz w:val="24"/>
          <w:szCs w:val="24"/>
          <w:lang w:val="es-MX"/>
          <w:rPrChange w:id="431" w:author="Reyna Valentina Ortiz Porras" w:date="2024-03-17T23:02:00Z">
            <w:rPr>
              <w:ins w:id="432" w:author="Reyna Valentina Ortiz Porras" w:date="2024-03-17T22:34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433" w:author="Reyna Valentina Ortiz Porras" w:date="2024-03-17T22:37:00Z">
        <w:r w:rsidRPr="00D15E54">
          <w:rPr>
            <w:rFonts w:ascii="Times New Roman" w:hAnsi="Times New Roman"/>
            <w:noProof/>
            <w:sz w:val="24"/>
            <w:szCs w:val="24"/>
            <w:lang w:val="es-MX"/>
            <w:rPrChange w:id="434" w:author="Reyna Valentina Ortiz Porras" w:date="2024-03-17T23:02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702784" behindDoc="0" locked="0" layoutInCell="1" allowOverlap="1" wp14:anchorId="4F1629C3" wp14:editId="6DE47FB3">
              <wp:simplePos x="0" y="0"/>
              <wp:positionH relativeFrom="column">
                <wp:posOffset>-40511</wp:posOffset>
              </wp:positionH>
              <wp:positionV relativeFrom="paragraph">
                <wp:posOffset>185725</wp:posOffset>
              </wp:positionV>
              <wp:extent cx="5943600" cy="2435225"/>
              <wp:effectExtent l="0" t="0" r="0" b="3175"/>
              <wp:wrapSquare wrapText="bothSides"/>
              <wp:docPr id="1223628111" name="Imagen 1" descr="Interfaz de usuario gráfica, Texto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23628111" name="Imagen 1" descr="Interfaz de usuario gráfica, Texto, Aplicación&#10;&#10;Descripción generada automáticamente"/>
                      <pic:cNvPicPr/>
                    </pic:nvPicPr>
                    <pic:blipFill>
                      <a:blip r:embed="rId3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3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435" w:author="Reyna Valentina Ortiz Porras" w:date="2024-03-17T22:34:00Z">
        <w:r w:rsidRPr="00D15E54">
          <w:rPr>
            <w:rFonts w:ascii="Times New Roman" w:hAnsi="Times New Roman"/>
            <w:sz w:val="24"/>
            <w:szCs w:val="24"/>
            <w:lang w:val="es-MX"/>
            <w:rPrChange w:id="436" w:author="Reyna Valentina Ortiz Porras" w:date="2024-03-17T23:02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Actividad 4.3</w:t>
        </w:r>
      </w:ins>
    </w:p>
    <w:p w14:paraId="18B71F16" w14:textId="77777777" w:rsidR="00536D15" w:rsidRDefault="00536D15" w:rsidP="006A7E95">
      <w:pPr>
        <w:jc w:val="both"/>
        <w:rPr>
          <w:ins w:id="437" w:author="Reyna Valentina Ortiz Porras" w:date="2024-03-17T22:37:00Z"/>
          <w:rFonts w:asciiTheme="minorHAnsi" w:hAnsiTheme="minorHAnsi" w:cstheme="minorHAnsi"/>
          <w:color w:val="8064A2" w:themeColor="accent4"/>
          <w:lang w:val="es-MX"/>
        </w:rPr>
      </w:pPr>
    </w:p>
    <w:p w14:paraId="6DE8D4F8" w14:textId="77777777" w:rsidR="00536D15" w:rsidRDefault="00536D15" w:rsidP="006A7E95">
      <w:pPr>
        <w:jc w:val="both"/>
        <w:rPr>
          <w:ins w:id="438" w:author="Reyna Valentina Ortiz Porras" w:date="2024-03-17T22:37:00Z"/>
          <w:rFonts w:asciiTheme="minorHAnsi" w:hAnsiTheme="minorHAnsi" w:cstheme="minorHAnsi"/>
          <w:color w:val="8064A2" w:themeColor="accent4"/>
          <w:lang w:val="es-MX"/>
        </w:rPr>
      </w:pPr>
    </w:p>
    <w:p w14:paraId="7DC31C56" w14:textId="3479A4FB" w:rsidR="00536D15" w:rsidRPr="00D15E54" w:rsidRDefault="00536D15" w:rsidP="006A7E95">
      <w:pPr>
        <w:jc w:val="both"/>
        <w:rPr>
          <w:ins w:id="439" w:author="Reyna Valentina Ortiz Porras" w:date="2024-03-17T22:37:00Z"/>
          <w:rFonts w:ascii="Times New Roman" w:hAnsi="Times New Roman"/>
          <w:sz w:val="24"/>
          <w:szCs w:val="24"/>
          <w:lang w:val="es-MX"/>
          <w:rPrChange w:id="440" w:author="Reyna Valentina Ortiz Porras" w:date="2024-03-17T23:03:00Z">
            <w:rPr>
              <w:ins w:id="441" w:author="Reyna Valentina Ortiz Porras" w:date="2024-03-17T22:37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442" w:author="Reyna Valentina Ortiz Porras" w:date="2024-03-17T22:38:00Z">
        <w:r w:rsidRPr="00D15E54">
          <w:rPr>
            <w:rFonts w:ascii="Times New Roman" w:hAnsi="Times New Roman"/>
            <w:noProof/>
            <w:sz w:val="24"/>
            <w:szCs w:val="24"/>
            <w:lang w:val="es-MX"/>
            <w:rPrChange w:id="443" w:author="Reyna Valentina Ortiz Porras" w:date="2024-03-17T23:03:00Z">
              <w:rPr>
                <w:rFonts w:asciiTheme="minorHAnsi" w:hAnsiTheme="minorHAnsi" w:cstheme="minorHAnsi"/>
                <w:noProof/>
                <w:color w:val="8064A2" w:themeColor="accent4"/>
                <w:lang w:val="es-MX"/>
              </w:rPr>
            </w:rPrChange>
          </w:rPr>
          <w:drawing>
            <wp:anchor distT="0" distB="0" distL="114300" distR="114300" simplePos="0" relativeHeight="251707904" behindDoc="1" locked="0" layoutInCell="1" allowOverlap="1" wp14:anchorId="126BE343" wp14:editId="038F939A">
              <wp:simplePos x="0" y="0"/>
              <wp:positionH relativeFrom="column">
                <wp:posOffset>0</wp:posOffset>
              </wp:positionH>
              <wp:positionV relativeFrom="paragraph">
                <wp:posOffset>247940</wp:posOffset>
              </wp:positionV>
              <wp:extent cx="5943600" cy="2407920"/>
              <wp:effectExtent l="0" t="0" r="0" b="0"/>
              <wp:wrapTight wrapText="bothSides">
                <wp:wrapPolygon edited="0">
                  <wp:start x="0" y="0"/>
                  <wp:lineTo x="0" y="21361"/>
                  <wp:lineTo x="21531" y="21361"/>
                  <wp:lineTo x="21531" y="0"/>
                  <wp:lineTo x="0" y="0"/>
                </wp:wrapPolygon>
              </wp:wrapTight>
              <wp:docPr id="1873018472" name="Imagen 1" descr="Interfaz de usuario gráfica, Texto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73018472" name="Imagen 1" descr="Interfaz de usuario gráfica, Texto, Aplicación&#10;&#10;Descripción generada automáticamente"/>
                      <pic:cNvPicPr/>
                    </pic:nvPicPr>
                    <pic:blipFill>
                      <a:blip r:embed="rId3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07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444" w:author="Reyna Valentina Ortiz Porras" w:date="2024-03-17T22:37:00Z">
        <w:r w:rsidRPr="00D15E54">
          <w:rPr>
            <w:rFonts w:ascii="Times New Roman" w:hAnsi="Times New Roman"/>
            <w:sz w:val="24"/>
            <w:szCs w:val="24"/>
            <w:lang w:val="es-MX"/>
            <w:rPrChange w:id="445" w:author="Reyna Valentina Ortiz Porras" w:date="2024-03-17T23:03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Actividad 4.4</w:t>
        </w:r>
      </w:ins>
    </w:p>
    <w:p w14:paraId="53896B0E" w14:textId="4BF525C3" w:rsidR="00536D15" w:rsidRDefault="00536D15" w:rsidP="006A7E95">
      <w:pPr>
        <w:jc w:val="both"/>
        <w:rPr>
          <w:ins w:id="446" w:author="Reyna Valentina Ortiz Porras" w:date="2024-03-17T22:37:00Z"/>
          <w:rFonts w:asciiTheme="minorHAnsi" w:hAnsiTheme="minorHAnsi" w:cstheme="minorHAnsi"/>
          <w:color w:val="8064A2" w:themeColor="accent4"/>
          <w:lang w:val="es-MX"/>
        </w:rPr>
      </w:pPr>
    </w:p>
    <w:p w14:paraId="14202BC3" w14:textId="33C8ABF5" w:rsidR="00536D15" w:rsidRDefault="00536D15" w:rsidP="006A7E95">
      <w:pPr>
        <w:jc w:val="both"/>
        <w:rPr>
          <w:ins w:id="447" w:author="Reyna Valentina Ortiz Porras" w:date="2024-03-17T22:45:00Z"/>
          <w:rFonts w:asciiTheme="minorHAnsi" w:hAnsiTheme="minorHAnsi" w:cstheme="minorHAnsi"/>
          <w:color w:val="8064A2" w:themeColor="accent4"/>
          <w:lang w:val="es-MX"/>
        </w:rPr>
      </w:pPr>
    </w:p>
    <w:p w14:paraId="6DD11AE2" w14:textId="7936DEC3" w:rsidR="00761931" w:rsidRPr="00D15E54" w:rsidRDefault="00761931" w:rsidP="006A7E95">
      <w:pPr>
        <w:jc w:val="both"/>
        <w:rPr>
          <w:ins w:id="448" w:author="Reyna Valentina Ortiz Porras" w:date="2024-03-17T22:45:00Z"/>
          <w:rFonts w:ascii="Times New Roman" w:hAnsi="Times New Roman"/>
          <w:b/>
          <w:bCs/>
          <w:sz w:val="28"/>
          <w:szCs w:val="28"/>
          <w:lang w:val="es-MX"/>
          <w:rPrChange w:id="449" w:author="Reyna Valentina Ortiz Porras" w:date="2024-03-17T23:03:00Z">
            <w:rPr>
              <w:ins w:id="450" w:author="Reyna Valentina Ortiz Porras" w:date="2024-03-17T22:45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  <w:ins w:id="451" w:author="Reyna Valentina Ortiz Porras" w:date="2024-03-17T22:45:00Z">
        <w:r w:rsidRPr="00D15E54">
          <w:rPr>
            <w:rFonts w:ascii="Times New Roman" w:hAnsi="Times New Roman"/>
            <w:b/>
            <w:bCs/>
            <w:sz w:val="28"/>
            <w:szCs w:val="28"/>
            <w:lang w:val="es-MX"/>
            <w:rPrChange w:id="452" w:author="Reyna Valentina Ortiz Porras" w:date="2024-03-17T23:03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Herramientas utilizadas</w:t>
        </w:r>
      </w:ins>
    </w:p>
    <w:p w14:paraId="236A0795" w14:textId="764DA548" w:rsidR="00761931" w:rsidRDefault="00761931" w:rsidP="006A7E95">
      <w:pPr>
        <w:jc w:val="both"/>
        <w:rPr>
          <w:ins w:id="453" w:author="Reyna Valentina Ortiz Porras" w:date="2024-03-17T22:48:00Z"/>
          <w:rFonts w:asciiTheme="minorHAnsi" w:hAnsiTheme="minorHAnsi" w:cstheme="minorHAnsi"/>
          <w:color w:val="8064A2" w:themeColor="accent4"/>
          <w:lang w:val="es-MX"/>
        </w:rPr>
      </w:pPr>
    </w:p>
    <w:p w14:paraId="6CF8A496" w14:textId="46ACA603" w:rsidR="00761931" w:rsidRPr="00D15E54" w:rsidRDefault="00761931">
      <w:pPr>
        <w:rPr>
          <w:ins w:id="454" w:author="Reyna Valentina Ortiz Porras" w:date="2024-03-17T22:50:00Z"/>
          <w:rFonts w:ascii="Times New Roman" w:hAnsi="Times New Roman"/>
          <w:sz w:val="24"/>
          <w:szCs w:val="24"/>
          <w:lang w:val="es-MX"/>
          <w:rPrChange w:id="455" w:author="Reyna Valentina Ortiz Porras" w:date="2024-03-17T23:03:00Z">
            <w:rPr>
              <w:ins w:id="456" w:author="Reyna Valentina Ortiz Porras" w:date="2024-03-17T22:50:00Z"/>
              <w:rFonts w:asciiTheme="minorHAnsi" w:hAnsiTheme="minorHAnsi" w:cstheme="minorHAnsi"/>
              <w:color w:val="8064A2" w:themeColor="accent4"/>
              <w:lang w:val="es-MX"/>
            </w:rPr>
          </w:rPrChange>
        </w:rPr>
        <w:pPrChange w:id="457" w:author="Reyna Valentina Ortiz Porras" w:date="2024-03-17T22:50:00Z">
          <w:pPr>
            <w:jc w:val="both"/>
          </w:pPr>
        </w:pPrChange>
      </w:pPr>
      <w:ins w:id="458" w:author="Reyna Valentina Ortiz Porras" w:date="2024-03-17T22:48:00Z">
        <w:r w:rsidRPr="00D15E54">
          <w:rPr>
            <w:rFonts w:ascii="Times New Roman" w:hAnsi="Times New Roman"/>
            <w:sz w:val="24"/>
            <w:szCs w:val="24"/>
            <w:lang w:val="es-MX"/>
            <w:rPrChange w:id="459" w:author="Reyna Valentina Ortiz Porras" w:date="2024-03-17T23:03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>Se utilizó la herramienta Jira</w:t>
        </w:r>
      </w:ins>
      <w:ins w:id="460" w:author="Reyna Valentina Ortiz Porras" w:date="2024-03-17T22:49:00Z">
        <w:r w:rsidRPr="00D15E54">
          <w:rPr>
            <w:rFonts w:ascii="Times New Roman" w:hAnsi="Times New Roman"/>
            <w:sz w:val="24"/>
            <w:szCs w:val="24"/>
            <w:lang w:val="es-MX"/>
            <w:rPrChange w:id="461" w:author="Reyna Valentina Ortiz Porras" w:date="2024-03-17T23:03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 xml:space="preserve"> Work Management diseñada para equipos no técnicos que necesitan una herramienta flexible para administrar proyectos y tareas.</w:t>
        </w:r>
      </w:ins>
      <w:ins w:id="462" w:author="Reyna Valentina Ortiz Porras" w:date="2024-03-17T22:50:00Z">
        <w:r w:rsidRPr="00D15E54">
          <w:rPr>
            <w:rFonts w:ascii="Times New Roman" w:hAnsi="Times New Roman"/>
            <w:sz w:val="24"/>
            <w:szCs w:val="24"/>
            <w:lang w:val="es-MX"/>
            <w:rPrChange w:id="463" w:author="Reyna Valentina Ortiz Porras" w:date="2024-03-17T23:03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 xml:space="preserve"> P</w:t>
        </w:r>
      </w:ins>
      <w:ins w:id="464" w:author="Reyna Valentina Ortiz Porras" w:date="2024-03-17T22:49:00Z">
        <w:r w:rsidRPr="00D15E54">
          <w:rPr>
            <w:rFonts w:ascii="Times New Roman" w:hAnsi="Times New Roman"/>
            <w:sz w:val="24"/>
            <w:szCs w:val="24"/>
            <w:lang w:val="es-MX"/>
            <w:rPrChange w:id="465" w:author="Reyna Valentina Ortiz Porras" w:date="2024-03-17T23:03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 xml:space="preserve">roporciona características específicas para la gestión de proyectos, como la creación y asignación de tareas, la creación de tableros personalizables, la colaboración en equipo, la programación y seguimiento de proyectos, la generación de informes y la integración con otras herramientas de productividad. </w:t>
        </w:r>
      </w:ins>
    </w:p>
    <w:p w14:paraId="387A5656" w14:textId="77777777" w:rsidR="00761931" w:rsidRPr="00D15E54" w:rsidRDefault="00761931">
      <w:pPr>
        <w:rPr>
          <w:ins w:id="466" w:author="Reyna Valentina Ortiz Porras" w:date="2024-03-17T22:50:00Z"/>
          <w:rFonts w:ascii="Times New Roman" w:hAnsi="Times New Roman"/>
          <w:sz w:val="24"/>
          <w:szCs w:val="24"/>
          <w:lang w:val="es-MX"/>
          <w:rPrChange w:id="467" w:author="Reyna Valentina Ortiz Porras" w:date="2024-03-17T23:03:00Z">
            <w:rPr>
              <w:ins w:id="468" w:author="Reyna Valentina Ortiz Porras" w:date="2024-03-17T22:50:00Z"/>
              <w:rFonts w:asciiTheme="minorHAnsi" w:hAnsiTheme="minorHAnsi" w:cstheme="minorHAnsi"/>
              <w:color w:val="8064A2" w:themeColor="accent4"/>
              <w:lang w:val="es-MX"/>
            </w:rPr>
          </w:rPrChange>
        </w:rPr>
        <w:pPrChange w:id="469" w:author="Reyna Valentina Ortiz Porras" w:date="2024-03-17T22:50:00Z">
          <w:pPr>
            <w:jc w:val="both"/>
          </w:pPr>
        </w:pPrChange>
      </w:pPr>
    </w:p>
    <w:p w14:paraId="4F131790" w14:textId="1291CEA3" w:rsidR="00761931" w:rsidRDefault="00761931" w:rsidP="00761931">
      <w:pPr>
        <w:rPr>
          <w:ins w:id="470" w:author="Reyna Valentina Ortiz Porras" w:date="2024-03-17T23:03:00Z"/>
          <w:rFonts w:ascii="Times New Roman" w:hAnsi="Times New Roman"/>
          <w:sz w:val="24"/>
          <w:szCs w:val="24"/>
          <w:lang w:val="es-MX"/>
        </w:rPr>
      </w:pPr>
      <w:ins w:id="471" w:author="Reyna Valentina Ortiz Porras" w:date="2024-03-17T22:50:00Z">
        <w:r w:rsidRPr="00D15E54">
          <w:rPr>
            <w:rFonts w:ascii="Times New Roman" w:hAnsi="Times New Roman"/>
            <w:sz w:val="24"/>
            <w:szCs w:val="24"/>
            <w:lang w:val="es-MX"/>
            <w:rPrChange w:id="472" w:author="Reyna Valentina Ortiz Porras" w:date="2024-03-17T23:03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t xml:space="preserve">Link del proyecto: </w:t>
        </w:r>
      </w:ins>
      <w:ins w:id="473" w:author="Reyna Valentina Ortiz Porras" w:date="2024-03-17T22:51:00Z">
        <w:r w:rsidRPr="00D15E54">
          <w:rPr>
            <w:rFonts w:ascii="Times New Roman" w:hAnsi="Times New Roman"/>
            <w:sz w:val="24"/>
            <w:szCs w:val="24"/>
            <w:lang w:val="es-MX"/>
            <w:rPrChange w:id="474" w:author="Reyna Valentina Ortiz Porras" w:date="2024-03-17T23:03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fldChar w:fldCharType="begin"/>
        </w:r>
        <w:r w:rsidRPr="00D15E54">
          <w:rPr>
            <w:rFonts w:ascii="Times New Roman" w:hAnsi="Times New Roman"/>
            <w:sz w:val="24"/>
            <w:szCs w:val="24"/>
            <w:lang w:val="es-MX"/>
            <w:rPrChange w:id="475" w:author="Reyna Valentina Ortiz Porras" w:date="2024-03-17T23:03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instrText>HYPERLINK "</w:instrText>
        </w:r>
        <w:r w:rsidRPr="00D15E54">
          <w:rPr>
            <w:rFonts w:ascii="Times New Roman" w:hAnsi="Times New Roman"/>
            <w:sz w:val="24"/>
            <w:szCs w:val="24"/>
            <w:rPrChange w:id="476" w:author="Reyna Valentina Ortiz Porras" w:date="2024-03-17T23:03:00Z">
              <w:rPr>
                <w:rStyle w:val="Hyperlink"/>
                <w:rFonts w:asciiTheme="minorHAnsi" w:hAnsiTheme="minorHAnsi" w:cstheme="minorHAnsi"/>
                <w:lang w:val="es-MX"/>
              </w:rPr>
            </w:rPrChange>
          </w:rPr>
          <w:instrText>https://valentina-ortiz.atlassian.net/jira/core/projects/EH/timeline?atlOrigin=eyJpIjoiNzVkZDgxZWFmNWFjNGNhNzhlYjczNTczODZlMWYzYTUiLCJwIjoiaiJ9</w:instrText>
        </w:r>
        <w:r w:rsidRPr="00D15E54">
          <w:rPr>
            <w:rFonts w:ascii="Times New Roman" w:hAnsi="Times New Roman"/>
            <w:sz w:val="24"/>
            <w:szCs w:val="24"/>
            <w:lang w:val="es-MX"/>
            <w:rPrChange w:id="477" w:author="Reyna Valentina Ortiz Porras" w:date="2024-03-17T23:03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instrText>"</w:instrText>
        </w:r>
        <w:r w:rsidRPr="00D15E54">
          <w:rPr>
            <w:rFonts w:ascii="Times New Roman" w:hAnsi="Times New Roman"/>
            <w:sz w:val="24"/>
            <w:szCs w:val="24"/>
            <w:lang w:val="es-MX"/>
            <w:rPrChange w:id="478" w:author="Reyna Valentina Ortiz Porras" w:date="2024-03-17T23:03:00Z">
              <w:rPr>
                <w:rFonts w:ascii="Times New Roman" w:hAnsi="Times New Roman"/>
                <w:sz w:val="24"/>
                <w:szCs w:val="24"/>
                <w:lang w:val="es-MX"/>
              </w:rPr>
            </w:rPrChange>
          </w:rPr>
        </w:r>
        <w:r w:rsidRPr="00D15E54">
          <w:rPr>
            <w:rFonts w:ascii="Times New Roman" w:hAnsi="Times New Roman"/>
            <w:sz w:val="24"/>
            <w:szCs w:val="24"/>
            <w:lang w:val="es-MX"/>
            <w:rPrChange w:id="479" w:author="Reyna Valentina Ortiz Porras" w:date="2024-03-17T23:03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fldChar w:fldCharType="separate"/>
        </w:r>
        <w:r w:rsidRPr="00D15E54">
          <w:rPr>
            <w:rStyle w:val="Hyperlink"/>
            <w:rFonts w:ascii="Times New Roman" w:hAnsi="Times New Roman"/>
            <w:color w:val="auto"/>
            <w:sz w:val="24"/>
            <w:szCs w:val="24"/>
            <w:lang w:val="es-MX"/>
            <w:rPrChange w:id="480" w:author="Reyna Valentina Ortiz Porras" w:date="2024-03-17T23:03:00Z">
              <w:rPr>
                <w:rStyle w:val="Hyperlink"/>
                <w:rFonts w:asciiTheme="minorHAnsi" w:hAnsiTheme="minorHAnsi" w:cstheme="minorHAnsi"/>
                <w:lang w:val="es-MX"/>
              </w:rPr>
            </w:rPrChange>
          </w:rPr>
          <w:t>https://valentina-ortiz.atlassian.net/jira/core/projects/EH/timeline?atlOrigin=eyJpIjoiNzVkZDgxZWFmNWFjNGNhNzhlYjczNTczODZlMWYzYTUiLCJwIjoiaiJ9</w:t>
        </w:r>
        <w:r w:rsidRPr="00D15E54">
          <w:rPr>
            <w:rFonts w:ascii="Times New Roman" w:hAnsi="Times New Roman"/>
            <w:sz w:val="24"/>
            <w:szCs w:val="24"/>
            <w:lang w:val="es-MX"/>
            <w:rPrChange w:id="481" w:author="Reyna Valentina Ortiz Porras" w:date="2024-03-17T23:03:00Z">
              <w:rPr>
                <w:rFonts w:asciiTheme="minorHAnsi" w:hAnsiTheme="minorHAnsi" w:cstheme="minorHAnsi"/>
                <w:color w:val="8064A2" w:themeColor="accent4"/>
                <w:lang w:val="es-MX"/>
              </w:rPr>
            </w:rPrChange>
          </w:rPr>
          <w:fldChar w:fldCharType="end"/>
        </w:r>
      </w:ins>
    </w:p>
    <w:p w14:paraId="070AEE95" w14:textId="77777777" w:rsidR="00D15E54" w:rsidRPr="00D15E54" w:rsidRDefault="00D15E54" w:rsidP="00761931">
      <w:pPr>
        <w:rPr>
          <w:ins w:id="482" w:author="Reyna Valentina Ortiz Porras" w:date="2024-03-17T22:51:00Z"/>
          <w:rFonts w:ascii="Times New Roman" w:hAnsi="Times New Roman"/>
          <w:sz w:val="24"/>
          <w:szCs w:val="24"/>
          <w:lang w:val="es-MX"/>
          <w:rPrChange w:id="483" w:author="Reyna Valentina Ortiz Porras" w:date="2024-03-17T23:03:00Z">
            <w:rPr>
              <w:ins w:id="484" w:author="Reyna Valentina Ortiz Porras" w:date="2024-03-17T22:51:00Z"/>
              <w:rFonts w:asciiTheme="minorHAnsi" w:hAnsiTheme="minorHAnsi" w:cstheme="minorHAnsi"/>
              <w:color w:val="8064A2" w:themeColor="accent4"/>
              <w:lang w:val="es-MX"/>
            </w:rPr>
          </w:rPrChange>
        </w:rPr>
      </w:pPr>
    </w:p>
    <w:p w14:paraId="3D28933C" w14:textId="77777777" w:rsidR="00761931" w:rsidRDefault="00761931" w:rsidP="00761931">
      <w:pPr>
        <w:rPr>
          <w:ins w:id="485" w:author="Reyna Valentina Ortiz Porras" w:date="2024-03-17T22:51:00Z"/>
          <w:rFonts w:asciiTheme="minorHAnsi" w:hAnsiTheme="minorHAnsi" w:cstheme="minorHAnsi"/>
          <w:color w:val="8064A2" w:themeColor="accent4"/>
          <w:lang w:val="es-MX"/>
        </w:rPr>
      </w:pPr>
    </w:p>
    <w:p w14:paraId="3DA50A86" w14:textId="77777777" w:rsidR="00761931" w:rsidRPr="005872EC" w:rsidRDefault="00761931" w:rsidP="00761931">
      <w:pPr>
        <w:jc w:val="both"/>
        <w:rPr>
          <w:rFonts w:asciiTheme="minorHAnsi" w:hAnsiTheme="minorHAnsi" w:cstheme="minorHAnsi"/>
          <w:color w:val="8064A2" w:themeColor="accent4"/>
          <w:lang w:val="es-MX"/>
        </w:rPr>
      </w:pPr>
    </w:p>
    <w:sectPr w:rsidR="00761931" w:rsidRPr="005872EC" w:rsidSect="003675A5">
      <w:pgSz w:w="12240" w:h="15840"/>
      <w:pgMar w:top="1806" w:right="1440" w:bottom="1267" w:left="1440" w:header="720" w:footer="720" w:gutter="0"/>
      <w:pgNumType w:start="1" w:chapStyle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94EEE" w14:textId="77777777" w:rsidR="003675A5" w:rsidRDefault="003675A5" w:rsidP="00366E4D">
      <w:pPr>
        <w:spacing w:before="0" w:after="0" w:line="240" w:lineRule="auto"/>
      </w:pPr>
      <w:r>
        <w:separator/>
      </w:r>
    </w:p>
  </w:endnote>
  <w:endnote w:type="continuationSeparator" w:id="0">
    <w:p w14:paraId="01C14C5B" w14:textId="77777777" w:rsidR="003675A5" w:rsidRDefault="003675A5" w:rsidP="00366E4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altName w:val="Sylfaen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58430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4AB6B5" w14:textId="77777777" w:rsidR="009341AC" w:rsidRDefault="009341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72E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504140" w14:textId="77777777" w:rsidR="009341AC" w:rsidRDefault="009341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5070601"/>
      <w:docPartObj>
        <w:docPartGallery w:val="Page Numbers (Bottom of Page)"/>
        <w:docPartUnique/>
      </w:docPartObj>
    </w:sdtPr>
    <w:sdtEndPr/>
    <w:sdtContent>
      <w:p w14:paraId="2A7B264C" w14:textId="77777777" w:rsidR="00435466" w:rsidRDefault="0043546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72EC" w:rsidRPr="005872EC">
          <w:rPr>
            <w:noProof/>
            <w:lang w:val="es-ES"/>
          </w:rPr>
          <w:t>i</w:t>
        </w:r>
        <w:r>
          <w:fldChar w:fldCharType="end"/>
        </w:r>
      </w:p>
    </w:sdtContent>
  </w:sdt>
  <w:p w14:paraId="51790C59" w14:textId="77777777" w:rsidR="00435466" w:rsidRDefault="004354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B79B8" w14:textId="77777777" w:rsidR="003675A5" w:rsidRDefault="003675A5" w:rsidP="00366E4D">
      <w:pPr>
        <w:spacing w:before="0" w:after="0" w:line="240" w:lineRule="auto"/>
      </w:pPr>
      <w:r>
        <w:separator/>
      </w:r>
    </w:p>
  </w:footnote>
  <w:footnote w:type="continuationSeparator" w:id="0">
    <w:p w14:paraId="04DACDD4" w14:textId="77777777" w:rsidR="003675A5" w:rsidRDefault="003675A5" w:rsidP="00366E4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A050F" w14:textId="513481F4" w:rsidR="00024BF7" w:rsidRDefault="00C645DE">
    <w:pPr>
      <w:pStyle w:val="Header"/>
    </w:pPr>
    <w:r>
      <w:rPr>
        <w:noProof/>
        <w:lang w:val="es-MX" w:eastAsia="es-MX"/>
      </w:rPr>
      <w:drawing>
        <wp:anchor distT="0" distB="0" distL="114300" distR="114300" simplePos="0" relativeHeight="251654144" behindDoc="1" locked="0" layoutInCell="1" allowOverlap="1" wp14:anchorId="0EC9256D" wp14:editId="0475D109">
          <wp:simplePos x="0" y="0"/>
          <wp:positionH relativeFrom="column">
            <wp:posOffset>-570552</wp:posOffset>
          </wp:positionH>
          <wp:positionV relativeFrom="paragraph">
            <wp:posOffset>-382278</wp:posOffset>
          </wp:positionV>
          <wp:extent cx="1619250" cy="1204595"/>
          <wp:effectExtent l="0" t="0" r="0" b="0"/>
          <wp:wrapNone/>
          <wp:docPr id="599790120" name="Picture 47" descr="logo uady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uady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204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6E4D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9D90F47" wp14:editId="174AC097">
              <wp:simplePos x="0" y="0"/>
              <wp:positionH relativeFrom="column">
                <wp:posOffset>1133475</wp:posOffset>
              </wp:positionH>
              <wp:positionV relativeFrom="paragraph">
                <wp:posOffset>-266700</wp:posOffset>
              </wp:positionV>
              <wp:extent cx="3486150" cy="771525"/>
              <wp:effectExtent l="19050" t="19050" r="19050" b="28575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0" cy="7715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8100" cmpd="thinThick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E8963EF" w14:textId="77777777" w:rsidR="00495030" w:rsidRPr="00495030" w:rsidRDefault="00366E4D" w:rsidP="00495030">
                          <w:pPr>
                            <w:spacing w:before="0" w:line="240" w:lineRule="auto"/>
                            <w:ind w:left="-720" w:firstLine="720"/>
                            <w:rPr>
                              <w:sz w:val="20"/>
                              <w:szCs w:val="20"/>
                              <w:lang w:val="es-ES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>Título del Documento</w:t>
                          </w:r>
                          <w:r w:rsidR="00821E01" w:rsidRPr="00366E4D"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 xml:space="preserve">: </w:t>
                          </w:r>
                          <w:r w:rsidR="00052D90">
                            <w:rPr>
                              <w:sz w:val="20"/>
                              <w:szCs w:val="20"/>
                              <w:lang w:val="es-ES"/>
                            </w:rPr>
                            <w:t>Guía de definición del proyecto.</w:t>
                          </w:r>
                        </w:p>
                        <w:p w14:paraId="07CBA03E" w14:textId="77777777" w:rsidR="00024BF7" w:rsidRPr="00366E4D" w:rsidRDefault="00821E01" w:rsidP="005F1234">
                          <w:pPr>
                            <w:spacing w:before="0" w:line="240" w:lineRule="auto"/>
                            <w:rPr>
                              <w:b/>
                              <w:sz w:val="20"/>
                              <w:szCs w:val="20"/>
                              <w:lang w:val="es-MX"/>
                            </w:rPr>
                          </w:pPr>
                          <w:r w:rsidRPr="00366E4D"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 xml:space="preserve">ORGANIZACIÓN PATROCINANTE: </w:t>
                          </w:r>
                          <w:r w:rsidR="00851BE3"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>FMAT-UADY</w:t>
                          </w:r>
                        </w:p>
                        <w:p w14:paraId="29CF2AE3" w14:textId="63AAED27" w:rsidR="00024BF7" w:rsidRPr="00366E4D" w:rsidRDefault="00821E01" w:rsidP="005F1234">
                          <w:pPr>
                            <w:rPr>
                              <w:rFonts w:ascii="Arial" w:hAnsi="Arial"/>
                              <w:sz w:val="20"/>
                              <w:szCs w:val="20"/>
                              <w:lang w:val="es-MX"/>
                            </w:rPr>
                          </w:pPr>
                          <w:r w:rsidRPr="00366E4D"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 xml:space="preserve">PROYECTO: </w:t>
                          </w:r>
                          <w:ins w:id="21" w:author="Reyna Valentina Ortiz Porras" w:date="2024-03-17T21:33:00Z">
                            <w:r w:rsidR="00FF719C">
                              <w:rPr>
                                <w:b/>
                                <w:color w:val="8064A2" w:themeColor="accent4"/>
                                <w:sz w:val="20"/>
                                <w:szCs w:val="20"/>
                                <w:lang w:val="es-ES"/>
                              </w:rPr>
                              <w:t>Salud Express</w:t>
                            </w:r>
                          </w:ins>
                          <w:del w:id="22" w:author="Reyna Valentina Ortiz Porras" w:date="2024-03-17T21:33:00Z">
                            <w:r w:rsidR="009D482F" w:rsidRPr="003779FC" w:rsidDel="00FF719C">
                              <w:rPr>
                                <w:b/>
                                <w:color w:val="8064A2" w:themeColor="accent4"/>
                                <w:sz w:val="20"/>
                                <w:szCs w:val="20"/>
                                <w:lang w:val="es-ES"/>
                              </w:rPr>
                              <w:delText>[nombre pro</w:delText>
                            </w:r>
                          </w:del>
                          <w:del w:id="23" w:author="Reyna Valentina Ortiz Porras" w:date="2024-03-17T21:32:00Z">
                            <w:r w:rsidR="009D482F" w:rsidRPr="003779FC" w:rsidDel="00FF719C">
                              <w:rPr>
                                <w:b/>
                                <w:color w:val="8064A2" w:themeColor="accent4"/>
                                <w:sz w:val="20"/>
                                <w:szCs w:val="20"/>
                                <w:lang w:val="es-ES"/>
                              </w:rPr>
                              <w:delText>yecto]</w:delText>
                            </w:r>
                          </w:del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D90F47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26" type="#_x0000_t202" style="position:absolute;margin-left:89.25pt;margin-top:-21pt;width:274.5pt;height:60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" strokeweight="3pt">
              <v:stroke linestyle="thinThick"/>
              <v:textbox>
                <w:txbxContent>
                  <w:p w14:paraId="4E8963EF" w14:textId="77777777" w:rsidR="00495030" w:rsidRPr="00495030" w:rsidRDefault="00366E4D" w:rsidP="00495030">
                    <w:pPr>
                      <w:spacing w:before="0" w:line="240" w:lineRule="auto"/>
                      <w:ind w:left="-720" w:firstLine="720"/>
                      <w:rPr>
                        <w:sz w:val="20"/>
                        <w:szCs w:val="20"/>
                        <w:lang w:val="es-ES"/>
                      </w:rPr>
                    </w:pPr>
                    <w:r>
                      <w:rPr>
                        <w:b/>
                        <w:sz w:val="20"/>
                        <w:szCs w:val="20"/>
                        <w:lang w:val="es-ES"/>
                      </w:rPr>
                      <w:t>Título del Documento</w:t>
                    </w:r>
                    <w:r w:rsidR="00821E01" w:rsidRPr="00366E4D">
                      <w:rPr>
                        <w:b/>
                        <w:sz w:val="20"/>
                        <w:szCs w:val="20"/>
                        <w:lang w:val="es-ES"/>
                      </w:rPr>
                      <w:t xml:space="preserve">: </w:t>
                    </w:r>
                    <w:r w:rsidR="00052D90">
                      <w:rPr>
                        <w:sz w:val="20"/>
                        <w:szCs w:val="20"/>
                        <w:lang w:val="es-ES"/>
                      </w:rPr>
                      <w:t>Guía de definición del proyecto.</w:t>
                    </w:r>
                  </w:p>
                  <w:p w14:paraId="07CBA03E" w14:textId="77777777" w:rsidR="00024BF7" w:rsidRPr="00366E4D" w:rsidRDefault="00821E01" w:rsidP="005F1234">
                    <w:pPr>
                      <w:spacing w:before="0" w:line="240" w:lineRule="auto"/>
                      <w:rPr>
                        <w:b/>
                        <w:sz w:val="20"/>
                        <w:szCs w:val="20"/>
                        <w:lang w:val="es-MX"/>
                      </w:rPr>
                    </w:pPr>
                    <w:r w:rsidRPr="00366E4D">
                      <w:rPr>
                        <w:b/>
                        <w:sz w:val="20"/>
                        <w:szCs w:val="20"/>
                        <w:lang w:val="es-ES"/>
                      </w:rPr>
                      <w:t xml:space="preserve">ORGANIZACIÓN PATROCINANTE: </w:t>
                    </w:r>
                    <w:r w:rsidR="00851BE3">
                      <w:rPr>
                        <w:b/>
                        <w:sz w:val="20"/>
                        <w:szCs w:val="20"/>
                        <w:lang w:val="es-ES"/>
                      </w:rPr>
                      <w:t>FMAT-UADY</w:t>
                    </w:r>
                  </w:p>
                  <w:p w14:paraId="29CF2AE3" w14:textId="63AAED27" w:rsidR="00024BF7" w:rsidRPr="00366E4D" w:rsidRDefault="00821E01" w:rsidP="005F1234">
                    <w:pPr>
                      <w:rPr>
                        <w:rFonts w:ascii="Arial" w:hAnsi="Arial"/>
                        <w:sz w:val="20"/>
                        <w:szCs w:val="20"/>
                        <w:lang w:val="es-MX"/>
                      </w:rPr>
                    </w:pPr>
                    <w:r w:rsidRPr="00366E4D">
                      <w:rPr>
                        <w:b/>
                        <w:sz w:val="20"/>
                        <w:szCs w:val="20"/>
                        <w:lang w:val="es-ES"/>
                      </w:rPr>
                      <w:t xml:space="preserve">PROYECTO: </w:t>
                    </w:r>
                    <w:ins w:id="24" w:author="Reyna Valentina Ortiz Porras" w:date="2024-03-17T21:33:00Z">
                      <w:r w:rsidR="00FF719C">
                        <w:rPr>
                          <w:b/>
                          <w:color w:val="8064A2" w:themeColor="accent4"/>
                          <w:sz w:val="20"/>
                          <w:szCs w:val="20"/>
                          <w:lang w:val="es-ES"/>
                        </w:rPr>
                        <w:t>Salud Express</w:t>
                      </w:r>
                    </w:ins>
                    <w:del w:id="25" w:author="Reyna Valentina Ortiz Porras" w:date="2024-03-17T21:33:00Z">
                      <w:r w:rsidR="009D482F" w:rsidRPr="003779FC" w:rsidDel="00FF719C">
                        <w:rPr>
                          <w:b/>
                          <w:color w:val="8064A2" w:themeColor="accent4"/>
                          <w:sz w:val="20"/>
                          <w:szCs w:val="20"/>
                          <w:lang w:val="es-ES"/>
                        </w:rPr>
                        <w:delText>[nombre pro</w:delText>
                      </w:r>
                    </w:del>
                    <w:del w:id="26" w:author="Reyna Valentina Ortiz Porras" w:date="2024-03-17T21:32:00Z">
                      <w:r w:rsidR="009D482F" w:rsidRPr="003779FC" w:rsidDel="00FF719C">
                        <w:rPr>
                          <w:b/>
                          <w:color w:val="8064A2" w:themeColor="accent4"/>
                          <w:sz w:val="20"/>
                          <w:szCs w:val="20"/>
                          <w:lang w:val="es-ES"/>
                        </w:rPr>
                        <w:delText>yecto]</w:delText>
                      </w:r>
                    </w:del>
                  </w:p>
                </w:txbxContent>
              </v:textbox>
            </v:shape>
          </w:pict>
        </mc:Fallback>
      </mc:AlternateContent>
    </w:r>
    <w:r w:rsidR="00366E4D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E91FCE" wp14:editId="5C761586">
              <wp:simplePos x="0" y="0"/>
              <wp:positionH relativeFrom="column">
                <wp:posOffset>4619625</wp:posOffset>
              </wp:positionH>
              <wp:positionV relativeFrom="paragraph">
                <wp:posOffset>19050</wp:posOffset>
              </wp:positionV>
              <wp:extent cx="1635760" cy="485775"/>
              <wp:effectExtent l="19050" t="19050" r="21590" b="28575"/>
              <wp:wrapNone/>
              <wp:docPr id="5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5760" cy="485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8100" cmpd="thinThick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E84012" w14:textId="41D37868" w:rsidR="00024BF7" w:rsidRDefault="00821E01" w:rsidP="005F1234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</w:pPr>
                          <w:r w:rsidRPr="00366E4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Fecha: </w:t>
                          </w:r>
                          <w:ins w:id="27" w:author="Reyna Valentina Ortiz Porras" w:date="2024-03-17T21:33:00Z">
                            <w:r w:rsidR="00FF719C">
                              <w:rPr>
                                <w:rFonts w:ascii="Arial" w:hAnsi="Arial" w:cs="Arial"/>
                                <w:b/>
                                <w:color w:val="8064A2" w:themeColor="accent4"/>
                                <w:sz w:val="20"/>
                                <w:szCs w:val="20"/>
                                <w:lang w:val="es-MX"/>
                              </w:rPr>
                              <w:t>19/03/2024</w:t>
                            </w:r>
                          </w:ins>
                          <w:del w:id="28" w:author="Reyna Valentina Ortiz Porras" w:date="2024-03-17T21:33:00Z">
                            <w:r w:rsidR="009D482F" w:rsidRPr="00D43AC4" w:rsidDel="00FF719C">
                              <w:rPr>
                                <w:rFonts w:ascii="Arial" w:hAnsi="Arial" w:cs="Arial"/>
                                <w:b/>
                                <w:color w:val="8064A2" w:themeColor="accent4"/>
                                <w:sz w:val="20"/>
                                <w:szCs w:val="20"/>
                                <w:lang w:val="es-MX"/>
                              </w:rPr>
                              <w:delText>[fecha de rev]</w:delText>
                            </w:r>
                          </w:del>
                        </w:p>
                        <w:p w14:paraId="67EEB479" w14:textId="77777777" w:rsidR="00366E4D" w:rsidRPr="00366E4D" w:rsidRDefault="00366E4D" w:rsidP="005F1234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E91FCE" id="Text Box 50" o:spid="_x0000_s1027" type="#_x0000_t202" style="position:absolute;margin-left:363.75pt;margin-top:1.5pt;width:128.8pt;height:3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" strokeweight="3pt">
              <v:stroke linestyle="thinThick"/>
              <v:textbox>
                <w:txbxContent>
                  <w:p w14:paraId="0BE84012" w14:textId="41D37868" w:rsidR="00024BF7" w:rsidRDefault="00821E01" w:rsidP="005F1234">
                    <w:pPr>
                      <w:jc w:val="both"/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</w:pPr>
                    <w:r w:rsidRPr="00366E4D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Fecha: </w:t>
                    </w:r>
                    <w:ins w:id="29" w:author="Reyna Valentina Ortiz Porras" w:date="2024-03-17T21:33:00Z">
                      <w:r w:rsidR="00FF719C">
                        <w:rPr>
                          <w:rFonts w:ascii="Arial" w:hAnsi="Arial" w:cs="Arial"/>
                          <w:b/>
                          <w:color w:val="8064A2" w:themeColor="accent4"/>
                          <w:sz w:val="20"/>
                          <w:szCs w:val="20"/>
                          <w:lang w:val="es-MX"/>
                        </w:rPr>
                        <w:t>19/03/2024</w:t>
                      </w:r>
                    </w:ins>
                    <w:del w:id="30" w:author="Reyna Valentina Ortiz Porras" w:date="2024-03-17T21:33:00Z">
                      <w:r w:rsidR="009D482F" w:rsidRPr="00D43AC4" w:rsidDel="00FF719C">
                        <w:rPr>
                          <w:rFonts w:ascii="Arial" w:hAnsi="Arial" w:cs="Arial"/>
                          <w:b/>
                          <w:color w:val="8064A2" w:themeColor="accent4"/>
                          <w:sz w:val="20"/>
                          <w:szCs w:val="20"/>
                          <w:lang w:val="es-MX"/>
                        </w:rPr>
                        <w:delText>[fecha de rev]</w:delText>
                      </w:r>
                    </w:del>
                  </w:p>
                  <w:p w14:paraId="67EEB479" w14:textId="77777777" w:rsidR="00366E4D" w:rsidRPr="00366E4D" w:rsidRDefault="00366E4D" w:rsidP="005F1234">
                    <w:pPr>
                      <w:jc w:val="both"/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366E4D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24A0E7" wp14:editId="4D3D94FC">
              <wp:simplePos x="0" y="0"/>
              <wp:positionH relativeFrom="column">
                <wp:posOffset>4619625</wp:posOffset>
              </wp:positionH>
              <wp:positionV relativeFrom="paragraph">
                <wp:posOffset>-266700</wp:posOffset>
              </wp:positionV>
              <wp:extent cx="1635760" cy="285750"/>
              <wp:effectExtent l="19050" t="19050" r="21590" b="19050"/>
              <wp:wrapNone/>
              <wp:docPr id="4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5760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8100" cmpd="thinThick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D7AEEA" w14:textId="76902C27" w:rsidR="00024BF7" w:rsidRDefault="00821E01" w:rsidP="005F1234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 w:rsidRPr="00366E4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Revision: </w:t>
                          </w:r>
                          <w:ins w:id="31" w:author="Reyna Valentina Ortiz Porras" w:date="2024-03-17T21:33:00Z">
                            <w:r w:rsidR="00FF719C">
                              <w:rPr>
                                <w:rFonts w:ascii="Arial" w:hAnsi="Arial" w:cs="Arial"/>
                                <w:b/>
                                <w:color w:val="8064A2" w:themeColor="accent4"/>
                                <w:sz w:val="20"/>
                                <w:szCs w:val="20"/>
                              </w:rPr>
                              <w:t>1</w:t>
                            </w:r>
                          </w:ins>
                          <w:del w:id="32" w:author="Reyna Valentina Ortiz Porras" w:date="2024-03-17T21:33:00Z">
                            <w:r w:rsidR="009D482F" w:rsidRPr="00D43AC4" w:rsidDel="00FF719C">
                              <w:rPr>
                                <w:rFonts w:ascii="Arial" w:hAnsi="Arial" w:cs="Arial"/>
                                <w:b/>
                                <w:color w:val="8064A2" w:themeColor="accent4"/>
                                <w:sz w:val="20"/>
                                <w:szCs w:val="20"/>
                              </w:rPr>
                              <w:delText>[número rev]</w:delText>
                            </w:r>
                          </w:del>
                        </w:p>
                        <w:p w14:paraId="515E10D0" w14:textId="77777777" w:rsidR="00A02EB8" w:rsidRPr="00366E4D" w:rsidRDefault="00A02EB8" w:rsidP="005F1234">
                          <w:pP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24A0E7" id="Text Box 49" o:spid="_x0000_s1028" type="#_x0000_t202" style="position:absolute;margin-left:363.75pt;margin-top:-21pt;width:128.8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" strokeweight="3pt">
              <v:stroke linestyle="thinThick"/>
              <v:textbox>
                <w:txbxContent>
                  <w:p w14:paraId="34D7AEEA" w14:textId="76902C27" w:rsidR="00024BF7" w:rsidRDefault="00821E01" w:rsidP="005F1234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 w:rsidRPr="00366E4D"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 xml:space="preserve">Revision: </w:t>
                    </w:r>
                    <w:ins w:id="33" w:author="Reyna Valentina Ortiz Porras" w:date="2024-03-17T21:33:00Z">
                      <w:r w:rsidR="00FF719C">
                        <w:rPr>
                          <w:rFonts w:ascii="Arial" w:hAnsi="Arial" w:cs="Arial"/>
                          <w:b/>
                          <w:color w:val="8064A2" w:themeColor="accent4"/>
                          <w:sz w:val="20"/>
                          <w:szCs w:val="20"/>
                        </w:rPr>
                        <w:t>1</w:t>
                      </w:r>
                    </w:ins>
                    <w:del w:id="34" w:author="Reyna Valentina Ortiz Porras" w:date="2024-03-17T21:33:00Z">
                      <w:r w:rsidR="009D482F" w:rsidRPr="00D43AC4" w:rsidDel="00FF719C">
                        <w:rPr>
                          <w:rFonts w:ascii="Arial" w:hAnsi="Arial" w:cs="Arial"/>
                          <w:b/>
                          <w:color w:val="8064A2" w:themeColor="accent4"/>
                          <w:sz w:val="20"/>
                          <w:szCs w:val="20"/>
                        </w:rPr>
                        <w:delText>[número rev]</w:delText>
                      </w:r>
                    </w:del>
                  </w:p>
                  <w:p w14:paraId="515E10D0" w14:textId="77777777" w:rsidR="00A02EB8" w:rsidRPr="00366E4D" w:rsidRDefault="00A02EB8" w:rsidP="005F1234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80B36CE"/>
    <w:multiLevelType w:val="singleLevel"/>
    <w:tmpl w:val="FFFFFFFF"/>
    <w:lvl w:ilvl="0">
      <w:start w:val="1"/>
      <w:numFmt w:val="bullet"/>
      <w:pStyle w:val="textboxbullet"/>
      <w:lvlText w:val=""/>
      <w:legacy w:legacy="1" w:legacySpace="0" w:legacyIndent="360"/>
      <w:lvlJc w:val="left"/>
      <w:pPr>
        <w:ind w:left="360" w:hanging="360"/>
      </w:pPr>
      <w:rPr>
        <w:rFonts w:ascii="Monotype Sorts" w:hAnsi="Monotype Sorts" w:hint="default"/>
      </w:rPr>
    </w:lvl>
  </w:abstractNum>
  <w:abstractNum w:abstractNumId="2" w15:restartNumberingAfterBreak="0">
    <w:nsid w:val="0C8879F8"/>
    <w:multiLevelType w:val="hybridMultilevel"/>
    <w:tmpl w:val="D27EB6C4"/>
    <w:lvl w:ilvl="0" w:tplc="AC3C161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6398C"/>
    <w:multiLevelType w:val="hybridMultilevel"/>
    <w:tmpl w:val="120479F6"/>
    <w:lvl w:ilvl="0" w:tplc="E7D0B9E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F2B9D"/>
    <w:multiLevelType w:val="hybridMultilevel"/>
    <w:tmpl w:val="A25E7818"/>
    <w:lvl w:ilvl="0" w:tplc="2286BB8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82749"/>
    <w:multiLevelType w:val="hybridMultilevel"/>
    <w:tmpl w:val="645C86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93859"/>
    <w:multiLevelType w:val="singleLevel"/>
    <w:tmpl w:val="67BE8056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288" w:hanging="288"/>
      </w:pPr>
      <w:rPr>
        <w:rFonts w:ascii="Symbol" w:hAnsi="Symbol" w:hint="default"/>
      </w:rPr>
    </w:lvl>
  </w:abstractNum>
  <w:abstractNum w:abstractNumId="7" w15:restartNumberingAfterBreak="0">
    <w:nsid w:val="2D043114"/>
    <w:multiLevelType w:val="hybridMultilevel"/>
    <w:tmpl w:val="11CE65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6E1A9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C1F20E5"/>
    <w:multiLevelType w:val="hybridMultilevel"/>
    <w:tmpl w:val="7770667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3E323A"/>
    <w:multiLevelType w:val="multilevel"/>
    <w:tmpl w:val="3E94289C"/>
    <w:lvl w:ilvl="0">
      <w:start w:val="1"/>
      <w:numFmt w:val="decimal"/>
      <w:pStyle w:val="ListNumber"/>
      <w:lvlText w:val="%1."/>
      <w:lvlJc w:val="left"/>
      <w:pPr>
        <w:tabs>
          <w:tab w:val="num" w:pos="284"/>
        </w:tabs>
        <w:ind w:left="432" w:hanging="432"/>
      </w:pPr>
    </w:lvl>
    <w:lvl w:ilvl="1">
      <w:start w:val="1"/>
      <w:numFmt w:val="decimal"/>
      <w:pStyle w:val="mdtitulo1"/>
      <w:isLgl/>
      <w:lvlText w:val="%1.%2."/>
      <w:lvlJc w:val="left"/>
      <w:pPr>
        <w:tabs>
          <w:tab w:val="num" w:pos="3816"/>
        </w:tabs>
        <w:ind w:left="381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isLgl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3D5E0EE3"/>
    <w:multiLevelType w:val="hybridMultilevel"/>
    <w:tmpl w:val="49C20822"/>
    <w:lvl w:ilvl="0" w:tplc="CECE64C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B7186F"/>
    <w:multiLevelType w:val="hybridMultilevel"/>
    <w:tmpl w:val="C1AC9264"/>
    <w:lvl w:ilvl="0" w:tplc="FD009F6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994659"/>
    <w:multiLevelType w:val="hybridMultilevel"/>
    <w:tmpl w:val="12966032"/>
    <w:lvl w:ilvl="0" w:tplc="6330A6B6"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1414BE5"/>
    <w:multiLevelType w:val="hybridMultilevel"/>
    <w:tmpl w:val="BE9042FA"/>
    <w:lvl w:ilvl="0" w:tplc="2286BB8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3A5495"/>
    <w:multiLevelType w:val="singleLevel"/>
    <w:tmpl w:val="1BA4E9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7F5E038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57555946">
    <w:abstractNumId w:val="6"/>
  </w:num>
  <w:num w:numId="2" w16cid:durableId="1445230990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" w16cid:durableId="968126834">
    <w:abstractNumId w:val="0"/>
    <w:lvlOverride w:ilvl="0">
      <w:lvl w:ilvl="0">
        <w:start w:val="1"/>
        <w:numFmt w:val="bullet"/>
        <w:lvlText w:val=""/>
        <w:legacy w:legacy="1" w:legacySpace="0" w:legacyIndent="360"/>
        <w:lvlJc w:val="left"/>
        <w:pPr>
          <w:ind w:left="360" w:hanging="360"/>
        </w:pPr>
        <w:rPr>
          <w:rFonts w:ascii="Monotype Sorts" w:hAnsi="Monotype Sorts" w:hint="default"/>
        </w:rPr>
      </w:lvl>
    </w:lvlOverride>
  </w:num>
  <w:num w:numId="4" w16cid:durableId="791171176">
    <w:abstractNumId w:val="1"/>
  </w:num>
  <w:num w:numId="5" w16cid:durableId="218710334">
    <w:abstractNumId w:val="15"/>
  </w:num>
  <w:num w:numId="6" w16cid:durableId="950546820">
    <w:abstractNumId w:val="16"/>
  </w:num>
  <w:num w:numId="7" w16cid:durableId="1040932592">
    <w:abstractNumId w:val="8"/>
  </w:num>
  <w:num w:numId="8" w16cid:durableId="18053493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82965466">
    <w:abstractNumId w:val="11"/>
  </w:num>
  <w:num w:numId="10" w16cid:durableId="716899580">
    <w:abstractNumId w:val="13"/>
  </w:num>
  <w:num w:numId="11" w16cid:durableId="547187643">
    <w:abstractNumId w:val="9"/>
  </w:num>
  <w:num w:numId="12" w16cid:durableId="943146375">
    <w:abstractNumId w:val="12"/>
  </w:num>
  <w:num w:numId="13" w16cid:durableId="914779538">
    <w:abstractNumId w:val="2"/>
  </w:num>
  <w:num w:numId="14" w16cid:durableId="1109396146">
    <w:abstractNumId w:val="7"/>
  </w:num>
  <w:num w:numId="15" w16cid:durableId="1081029001">
    <w:abstractNumId w:val="5"/>
  </w:num>
  <w:num w:numId="16" w16cid:durableId="233441152">
    <w:abstractNumId w:val="4"/>
  </w:num>
  <w:num w:numId="17" w16cid:durableId="1195390615">
    <w:abstractNumId w:val="14"/>
  </w:num>
  <w:num w:numId="18" w16cid:durableId="74534301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eyna Valentina Ortiz Porras">
    <w15:presenceInfo w15:providerId="AD" w15:userId="S::A17003931@alumnos.uady.mx::97f678cc-a0ec-4588-be17-5d44b2791bd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revisionView w:inkAnnotations="0"/>
  <w:trackRevisions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6E4D"/>
    <w:rsid w:val="00024BF7"/>
    <w:rsid w:val="00052D90"/>
    <w:rsid w:val="000856A8"/>
    <w:rsid w:val="000B06D2"/>
    <w:rsid w:val="000D6AE9"/>
    <w:rsid w:val="000D7DED"/>
    <w:rsid w:val="000F3F3F"/>
    <w:rsid w:val="0010568E"/>
    <w:rsid w:val="001061E5"/>
    <w:rsid w:val="00106666"/>
    <w:rsid w:val="001342BF"/>
    <w:rsid w:val="00134417"/>
    <w:rsid w:val="00163903"/>
    <w:rsid w:val="0016418E"/>
    <w:rsid w:val="001756F4"/>
    <w:rsid w:val="00180B2C"/>
    <w:rsid w:val="00187E0D"/>
    <w:rsid w:val="001D5047"/>
    <w:rsid w:val="001E367A"/>
    <w:rsid w:val="001E55CE"/>
    <w:rsid w:val="0025692C"/>
    <w:rsid w:val="002570B8"/>
    <w:rsid w:val="002708B1"/>
    <w:rsid w:val="00270DB2"/>
    <w:rsid w:val="0028720F"/>
    <w:rsid w:val="002C78D2"/>
    <w:rsid w:val="0036229D"/>
    <w:rsid w:val="00366E4D"/>
    <w:rsid w:val="003675A5"/>
    <w:rsid w:val="003779FC"/>
    <w:rsid w:val="00381DD1"/>
    <w:rsid w:val="00385D2B"/>
    <w:rsid w:val="003A01AD"/>
    <w:rsid w:val="004031AF"/>
    <w:rsid w:val="00405B0B"/>
    <w:rsid w:val="00406B4F"/>
    <w:rsid w:val="00435466"/>
    <w:rsid w:val="00441C9D"/>
    <w:rsid w:val="00460FAE"/>
    <w:rsid w:val="00495030"/>
    <w:rsid w:val="004952BB"/>
    <w:rsid w:val="004B57E3"/>
    <w:rsid w:val="004C4F2A"/>
    <w:rsid w:val="00530917"/>
    <w:rsid w:val="00536D15"/>
    <w:rsid w:val="00550683"/>
    <w:rsid w:val="0056624F"/>
    <w:rsid w:val="0057650B"/>
    <w:rsid w:val="005872EC"/>
    <w:rsid w:val="00594389"/>
    <w:rsid w:val="00665249"/>
    <w:rsid w:val="006668FE"/>
    <w:rsid w:val="00666914"/>
    <w:rsid w:val="00672836"/>
    <w:rsid w:val="006A0467"/>
    <w:rsid w:val="006A640B"/>
    <w:rsid w:val="006A7E95"/>
    <w:rsid w:val="006B0F42"/>
    <w:rsid w:val="00712DC9"/>
    <w:rsid w:val="00715426"/>
    <w:rsid w:val="00726651"/>
    <w:rsid w:val="00745914"/>
    <w:rsid w:val="00747175"/>
    <w:rsid w:val="00751300"/>
    <w:rsid w:val="00760E14"/>
    <w:rsid w:val="00761931"/>
    <w:rsid w:val="007675B5"/>
    <w:rsid w:val="00795524"/>
    <w:rsid w:val="007A1B73"/>
    <w:rsid w:val="007B74FC"/>
    <w:rsid w:val="007F5EF5"/>
    <w:rsid w:val="00803152"/>
    <w:rsid w:val="00810937"/>
    <w:rsid w:val="00821E01"/>
    <w:rsid w:val="00825EB8"/>
    <w:rsid w:val="00826118"/>
    <w:rsid w:val="0083381A"/>
    <w:rsid w:val="00851BE3"/>
    <w:rsid w:val="00863D34"/>
    <w:rsid w:val="00873DB5"/>
    <w:rsid w:val="00890BFC"/>
    <w:rsid w:val="00904C2B"/>
    <w:rsid w:val="0090645F"/>
    <w:rsid w:val="009341AC"/>
    <w:rsid w:val="00962752"/>
    <w:rsid w:val="00985829"/>
    <w:rsid w:val="009C266B"/>
    <w:rsid w:val="009C321A"/>
    <w:rsid w:val="009D03D9"/>
    <w:rsid w:val="009D482F"/>
    <w:rsid w:val="009F3F6F"/>
    <w:rsid w:val="00A02EB8"/>
    <w:rsid w:val="00A06A27"/>
    <w:rsid w:val="00A27F30"/>
    <w:rsid w:val="00A37A4E"/>
    <w:rsid w:val="00A53E6B"/>
    <w:rsid w:val="00A564FE"/>
    <w:rsid w:val="00A66AEF"/>
    <w:rsid w:val="00AA2C6E"/>
    <w:rsid w:val="00AF02B1"/>
    <w:rsid w:val="00AF6E0A"/>
    <w:rsid w:val="00B161A7"/>
    <w:rsid w:val="00B25E8F"/>
    <w:rsid w:val="00B95DE5"/>
    <w:rsid w:val="00BA1F8D"/>
    <w:rsid w:val="00BA44FB"/>
    <w:rsid w:val="00BB4E9F"/>
    <w:rsid w:val="00BC3632"/>
    <w:rsid w:val="00BE42E6"/>
    <w:rsid w:val="00C03CFD"/>
    <w:rsid w:val="00C258D7"/>
    <w:rsid w:val="00C44E19"/>
    <w:rsid w:val="00C45938"/>
    <w:rsid w:val="00C523CD"/>
    <w:rsid w:val="00C645DE"/>
    <w:rsid w:val="00C82D0E"/>
    <w:rsid w:val="00C9449A"/>
    <w:rsid w:val="00CC6EE0"/>
    <w:rsid w:val="00CE3D6B"/>
    <w:rsid w:val="00CE7EF7"/>
    <w:rsid w:val="00CF5079"/>
    <w:rsid w:val="00D000CD"/>
    <w:rsid w:val="00D0208A"/>
    <w:rsid w:val="00D15E54"/>
    <w:rsid w:val="00D27726"/>
    <w:rsid w:val="00D43AC4"/>
    <w:rsid w:val="00D803A7"/>
    <w:rsid w:val="00DA33F1"/>
    <w:rsid w:val="00DB6445"/>
    <w:rsid w:val="00DD56AE"/>
    <w:rsid w:val="00E72C61"/>
    <w:rsid w:val="00E7502A"/>
    <w:rsid w:val="00ED7A59"/>
    <w:rsid w:val="00F82103"/>
    <w:rsid w:val="00FA385D"/>
    <w:rsid w:val="00FF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A1CBFF"/>
  <w15:docId w15:val="{88EC582A-DCE6-4D26-BE01-37606D244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6AE"/>
    <w:pPr>
      <w:spacing w:before="20" w:after="20" w:line="220" w:lineRule="exact"/>
    </w:pPr>
    <w:rPr>
      <w:rFonts w:ascii="Times" w:eastAsia="Times New Roman" w:hAnsi="Times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366E4D"/>
    <w:pPr>
      <w:keepNext/>
      <w:spacing w:before="240" w:after="240" w:line="240" w:lineRule="auto"/>
      <w:outlineLvl w:val="0"/>
    </w:pPr>
    <w:rPr>
      <w:rFonts w:ascii="Arial" w:hAnsi="Arial"/>
      <w:b/>
      <w:kern w:val="28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66E4D"/>
    <w:rPr>
      <w:rFonts w:ascii="Arial" w:eastAsia="Times New Roman" w:hAnsi="Arial" w:cs="Times New Roman"/>
      <w:b/>
      <w:kern w:val="28"/>
      <w:sz w:val="28"/>
      <w:lang w:val="en-US"/>
    </w:rPr>
  </w:style>
  <w:style w:type="paragraph" w:styleId="Footer">
    <w:name w:val="footer"/>
    <w:basedOn w:val="Normal"/>
    <w:link w:val="FooterChar"/>
    <w:uiPriority w:val="99"/>
    <w:rsid w:val="00366E4D"/>
    <w:pPr>
      <w:tabs>
        <w:tab w:val="center" w:pos="4680"/>
        <w:tab w:val="right" w:pos="9360"/>
      </w:tabs>
    </w:pPr>
    <w:rPr>
      <w:b/>
    </w:rPr>
  </w:style>
  <w:style w:type="character" w:customStyle="1" w:styleId="FooterChar">
    <w:name w:val="Footer Char"/>
    <w:basedOn w:val="DefaultParagraphFont"/>
    <w:link w:val="Footer"/>
    <w:uiPriority w:val="99"/>
    <w:rsid w:val="00366E4D"/>
    <w:rPr>
      <w:rFonts w:ascii="Times" w:eastAsia="Times New Roman" w:hAnsi="Times" w:cs="Times New Roman"/>
      <w:b/>
      <w:lang w:val="en-US"/>
    </w:rPr>
  </w:style>
  <w:style w:type="paragraph" w:customStyle="1" w:styleId="bullet">
    <w:name w:val="bullet"/>
    <w:basedOn w:val="Normal"/>
    <w:rsid w:val="00366E4D"/>
    <w:pPr>
      <w:numPr>
        <w:numId w:val="1"/>
      </w:numPr>
    </w:pPr>
  </w:style>
  <w:style w:type="paragraph" w:styleId="Header">
    <w:name w:val="header"/>
    <w:basedOn w:val="Normal"/>
    <w:link w:val="HeaderChar"/>
    <w:rsid w:val="00366E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366E4D"/>
    <w:rPr>
      <w:rFonts w:ascii="Times" w:eastAsia="Times New Roman" w:hAnsi="Times" w:cs="Times New Roman"/>
      <w:lang w:val="en-US"/>
    </w:rPr>
  </w:style>
  <w:style w:type="paragraph" w:customStyle="1" w:styleId="tableleft">
    <w:name w:val="table_left"/>
    <w:basedOn w:val="Normal"/>
    <w:rsid w:val="00366E4D"/>
    <w:rPr>
      <w:b/>
    </w:rPr>
  </w:style>
  <w:style w:type="paragraph" w:customStyle="1" w:styleId="tableright">
    <w:name w:val="table_right"/>
    <w:basedOn w:val="tableleft"/>
    <w:rsid w:val="00366E4D"/>
    <w:rPr>
      <w:b w:val="0"/>
    </w:rPr>
  </w:style>
  <w:style w:type="paragraph" w:customStyle="1" w:styleId="line">
    <w:name w:val="line"/>
    <w:basedOn w:val="tableleft"/>
    <w:rsid w:val="00366E4D"/>
    <w:pPr>
      <w:spacing w:before="0" w:after="0" w:line="80" w:lineRule="exact"/>
    </w:pPr>
    <w:rPr>
      <w:sz w:val="8"/>
    </w:rPr>
  </w:style>
  <w:style w:type="paragraph" w:styleId="TOC1">
    <w:name w:val="toc 1"/>
    <w:basedOn w:val="Normal"/>
    <w:next w:val="Normal"/>
    <w:uiPriority w:val="39"/>
    <w:rsid w:val="00366E4D"/>
    <w:pPr>
      <w:tabs>
        <w:tab w:val="right" w:leader="dot" w:pos="9360"/>
      </w:tabs>
      <w:spacing w:before="60" w:after="60" w:line="240" w:lineRule="auto"/>
      <w:ind w:left="360" w:hanging="360"/>
    </w:pPr>
    <w:rPr>
      <w:rFonts w:ascii="Arial" w:hAnsi="Arial"/>
      <w:b/>
      <w:bCs/>
      <w:noProof/>
      <w:sz w:val="24"/>
      <w:szCs w:val="24"/>
    </w:rPr>
  </w:style>
  <w:style w:type="paragraph" w:styleId="Title">
    <w:name w:val="Title"/>
    <w:basedOn w:val="Normal"/>
    <w:link w:val="TitleChar"/>
    <w:qFormat/>
    <w:rsid w:val="00366E4D"/>
    <w:pPr>
      <w:spacing w:after="240" w:line="240" w:lineRule="auto"/>
      <w:jc w:val="center"/>
      <w:outlineLvl w:val="0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366E4D"/>
    <w:rPr>
      <w:rFonts w:ascii="Arial" w:eastAsia="Times New Roman" w:hAnsi="Arial" w:cs="Times New Roman"/>
      <w:b/>
      <w:kern w:val="28"/>
      <w:sz w:val="32"/>
      <w:lang w:val="en-US"/>
    </w:rPr>
  </w:style>
  <w:style w:type="paragraph" w:customStyle="1" w:styleId="TaskLeft">
    <w:name w:val="TaskLeft"/>
    <w:basedOn w:val="Normal"/>
    <w:rsid w:val="00366E4D"/>
    <w:pPr>
      <w:spacing w:before="40" w:after="40"/>
    </w:pPr>
    <w:rPr>
      <w:b/>
      <w:bCs/>
    </w:rPr>
  </w:style>
  <w:style w:type="paragraph" w:customStyle="1" w:styleId="TaskRight">
    <w:name w:val="TaskRight"/>
    <w:basedOn w:val="TaskLeft"/>
    <w:rsid w:val="00366E4D"/>
    <w:pPr>
      <w:keepNext/>
      <w:keepLines/>
    </w:pPr>
    <w:rPr>
      <w:rFonts w:ascii="Times New Roman" w:hAnsi="Times New Roman"/>
      <w:b w:val="0"/>
      <w:bCs w:val="0"/>
    </w:rPr>
  </w:style>
  <w:style w:type="paragraph" w:customStyle="1" w:styleId="bullet1">
    <w:name w:val="bullet1"/>
    <w:basedOn w:val="Normal"/>
    <w:rsid w:val="00366E4D"/>
    <w:pPr>
      <w:ind w:left="360" w:hanging="360"/>
    </w:pPr>
  </w:style>
  <w:style w:type="paragraph" w:customStyle="1" w:styleId="separator">
    <w:name w:val="separator"/>
    <w:basedOn w:val="Normal"/>
    <w:rsid w:val="00366E4D"/>
    <w:pPr>
      <w:spacing w:line="200" w:lineRule="exact"/>
    </w:pPr>
    <w:rPr>
      <w:sz w:val="20"/>
      <w:szCs w:val="20"/>
    </w:rPr>
  </w:style>
  <w:style w:type="paragraph" w:customStyle="1" w:styleId="ByLine">
    <w:name w:val="ByLine"/>
    <w:basedOn w:val="Title"/>
    <w:rsid w:val="00366E4D"/>
    <w:pPr>
      <w:spacing w:before="240" w:after="720"/>
      <w:jc w:val="right"/>
      <w:outlineLvl w:val="9"/>
    </w:pPr>
    <w:rPr>
      <w:bCs/>
      <w:sz w:val="28"/>
      <w:szCs w:val="28"/>
    </w:rPr>
  </w:style>
  <w:style w:type="paragraph" w:customStyle="1" w:styleId="ChangeHistoryTitle">
    <w:name w:val="ChangeHistory Title"/>
    <w:basedOn w:val="Normal"/>
    <w:rsid w:val="00366E4D"/>
    <w:pPr>
      <w:keepNext/>
      <w:spacing w:before="60" w:after="60" w:line="240" w:lineRule="auto"/>
      <w:jc w:val="center"/>
    </w:pPr>
    <w:rPr>
      <w:rFonts w:ascii="Arial" w:hAnsi="Arial"/>
      <w:b/>
      <w:bCs/>
      <w:sz w:val="36"/>
      <w:szCs w:val="36"/>
    </w:rPr>
  </w:style>
  <w:style w:type="paragraph" w:customStyle="1" w:styleId="SuperTitle">
    <w:name w:val="SuperTitle"/>
    <w:basedOn w:val="Title"/>
    <w:next w:val="Normal"/>
    <w:rsid w:val="00366E4D"/>
    <w:pPr>
      <w:pBdr>
        <w:top w:val="single" w:sz="48" w:space="1" w:color="auto"/>
      </w:pBdr>
      <w:spacing w:before="960" w:after="0"/>
      <w:jc w:val="right"/>
      <w:outlineLvl w:val="9"/>
    </w:pPr>
    <w:rPr>
      <w:bCs/>
      <w:sz w:val="28"/>
      <w:szCs w:val="28"/>
    </w:rPr>
  </w:style>
  <w:style w:type="paragraph" w:customStyle="1" w:styleId="TOCTitle">
    <w:name w:val="TOC Title"/>
    <w:basedOn w:val="Normal"/>
    <w:rsid w:val="00366E4D"/>
    <w:pPr>
      <w:keepNext/>
      <w:spacing w:before="360" w:after="360" w:line="240" w:lineRule="auto"/>
    </w:pPr>
    <w:rPr>
      <w:rFonts w:ascii="Arial" w:hAnsi="Arial"/>
      <w:b/>
      <w:bCs/>
      <w:sz w:val="36"/>
      <w:szCs w:val="36"/>
    </w:rPr>
  </w:style>
  <w:style w:type="paragraph" w:customStyle="1" w:styleId="textboxbullet">
    <w:name w:val="text box bullet"/>
    <w:basedOn w:val="Normal"/>
    <w:rsid w:val="00366E4D"/>
    <w:pPr>
      <w:numPr>
        <w:numId w:val="4"/>
      </w:numPr>
    </w:pPr>
  </w:style>
  <w:style w:type="paragraph" w:customStyle="1" w:styleId="box">
    <w:name w:val="box"/>
    <w:basedOn w:val="Normal"/>
    <w:rsid w:val="00366E4D"/>
    <w:pPr>
      <w:spacing w:before="220"/>
      <w:jc w:val="center"/>
    </w:pPr>
    <w:rPr>
      <w:rFonts w:ascii="Arial" w:hAnsi="Arial"/>
      <w:sz w:val="28"/>
      <w:szCs w:val="28"/>
    </w:rPr>
  </w:style>
  <w:style w:type="paragraph" w:customStyle="1" w:styleId="figtext">
    <w:name w:val="fig text"/>
    <w:basedOn w:val="Normal"/>
    <w:rsid w:val="00366E4D"/>
    <w:pPr>
      <w:spacing w:before="0" w:after="0" w:line="240" w:lineRule="auto"/>
    </w:pPr>
    <w:rPr>
      <w:rFonts w:ascii="Arial" w:hAnsi="Arial"/>
      <w:sz w:val="20"/>
      <w:szCs w:val="20"/>
    </w:rPr>
  </w:style>
  <w:style w:type="paragraph" w:customStyle="1" w:styleId="subhead1">
    <w:name w:val="subhead 1"/>
    <w:basedOn w:val="Heading1"/>
    <w:rsid w:val="00366E4D"/>
    <w:pPr>
      <w:spacing w:line="240" w:lineRule="exact"/>
    </w:pPr>
    <w:rPr>
      <w:rFonts w:ascii="Times New Roman" w:hAnsi="Times New Roman"/>
      <w:bCs/>
      <w:kern w:val="0"/>
      <w:szCs w:val="28"/>
    </w:rPr>
  </w:style>
  <w:style w:type="paragraph" w:styleId="ListNumber">
    <w:name w:val="List Number"/>
    <w:basedOn w:val="Normal"/>
    <w:semiHidden/>
    <w:unhideWhenUsed/>
    <w:rsid w:val="00366E4D"/>
    <w:pPr>
      <w:numPr>
        <w:numId w:val="8"/>
      </w:numPr>
      <w:spacing w:before="0" w:after="0" w:line="300" w:lineRule="auto"/>
    </w:pPr>
    <w:rPr>
      <w:rFonts w:ascii="Tahoma" w:hAnsi="Tahoma"/>
      <w:sz w:val="20"/>
      <w:szCs w:val="20"/>
      <w:lang w:val="es-EC"/>
    </w:rPr>
  </w:style>
  <w:style w:type="paragraph" w:customStyle="1" w:styleId="mdtitulo-principal">
    <w:name w:val="md_titulo-principal"/>
    <w:basedOn w:val="ListNumber"/>
    <w:next w:val="Normal"/>
    <w:rsid w:val="00366E4D"/>
    <w:pPr>
      <w:pBdr>
        <w:top w:val="single" w:sz="12" w:space="1" w:color="auto"/>
        <w:bottom w:val="single" w:sz="12" w:space="1" w:color="auto"/>
      </w:pBdr>
      <w:shd w:val="clear" w:color="auto" w:fill="D9D9D9"/>
      <w:spacing w:after="240"/>
      <w:jc w:val="center"/>
    </w:pPr>
    <w:rPr>
      <w:b/>
      <w:sz w:val="22"/>
    </w:rPr>
  </w:style>
  <w:style w:type="paragraph" w:customStyle="1" w:styleId="mdtitulo1">
    <w:name w:val="md_titulo1"/>
    <w:basedOn w:val="Normal"/>
    <w:next w:val="Normal"/>
    <w:autoRedefine/>
    <w:rsid w:val="00366E4D"/>
    <w:pPr>
      <w:numPr>
        <w:ilvl w:val="1"/>
        <w:numId w:val="8"/>
      </w:numPr>
      <w:tabs>
        <w:tab w:val="num" w:pos="360"/>
      </w:tabs>
      <w:spacing w:before="0" w:after="240" w:line="300" w:lineRule="auto"/>
      <w:ind w:hanging="3816"/>
    </w:pPr>
    <w:rPr>
      <w:rFonts w:ascii="Tahoma" w:hAnsi="Tahoma"/>
      <w:b/>
      <w:lang w:val="es-EC"/>
    </w:rPr>
  </w:style>
  <w:style w:type="character" w:customStyle="1" w:styleId="apple-style-span">
    <w:name w:val="apple-style-span"/>
    <w:basedOn w:val="DefaultParagraphFont"/>
    <w:rsid w:val="00366E4D"/>
  </w:style>
  <w:style w:type="paragraph" w:customStyle="1" w:styleId="table-para">
    <w:name w:val="table-para"/>
    <w:basedOn w:val="Normal"/>
    <w:rsid w:val="00366E4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MX" w:eastAsia="zh-CN"/>
    </w:rPr>
  </w:style>
  <w:style w:type="character" w:customStyle="1" w:styleId="apple-converted-space">
    <w:name w:val="apple-converted-space"/>
    <w:basedOn w:val="DefaultParagraphFont"/>
    <w:rsid w:val="00366E4D"/>
  </w:style>
  <w:style w:type="paragraph" w:styleId="BalloonText">
    <w:name w:val="Balloon Text"/>
    <w:basedOn w:val="Normal"/>
    <w:link w:val="BalloonTextChar"/>
    <w:uiPriority w:val="99"/>
    <w:semiHidden/>
    <w:unhideWhenUsed/>
    <w:rsid w:val="00366E4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E4D"/>
    <w:rPr>
      <w:rFonts w:ascii="Tahoma" w:eastAsia="Times New Roman" w:hAnsi="Tahoma" w:cs="Tahoma"/>
      <w:sz w:val="16"/>
      <w:szCs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564F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C82D0E"/>
    <w:pPr>
      <w:autoSpaceDE w:val="0"/>
      <w:autoSpaceDN w:val="0"/>
      <w:spacing w:before="120" w:after="0" w:line="240" w:lineRule="auto"/>
      <w:ind w:left="720"/>
      <w:contextualSpacing/>
      <w:jc w:val="both"/>
    </w:pPr>
    <w:rPr>
      <w:rFonts w:ascii="Times New Roman" w:hAnsi="Times New Roman"/>
      <w:sz w:val="24"/>
      <w:szCs w:val="24"/>
      <w:lang w:val="es-ES_tradnl"/>
    </w:rPr>
  </w:style>
  <w:style w:type="paragraph" w:styleId="TOCHeading">
    <w:name w:val="TOC Heading"/>
    <w:basedOn w:val="Heading1"/>
    <w:next w:val="Normal"/>
    <w:uiPriority w:val="39"/>
    <w:unhideWhenUsed/>
    <w:qFormat/>
    <w:rsid w:val="00803152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val="es-MX" w:eastAsia="es-MX"/>
    </w:rPr>
  </w:style>
  <w:style w:type="character" w:styleId="Hyperlink">
    <w:name w:val="Hyperlink"/>
    <w:basedOn w:val="DefaultParagraphFont"/>
    <w:uiPriority w:val="99"/>
    <w:unhideWhenUsed/>
    <w:rsid w:val="00803152"/>
    <w:rPr>
      <w:color w:val="0000FF" w:themeColor="hyperlink"/>
      <w:u w:val="single"/>
    </w:rPr>
  </w:style>
  <w:style w:type="character" w:customStyle="1" w:styleId="link">
    <w:name w:val="link"/>
    <w:basedOn w:val="DefaultParagraphFont"/>
    <w:rsid w:val="00712DC9"/>
  </w:style>
  <w:style w:type="character" w:styleId="HTMLCite">
    <w:name w:val="HTML Cite"/>
    <w:basedOn w:val="DefaultParagraphFont"/>
    <w:uiPriority w:val="99"/>
    <w:semiHidden/>
    <w:unhideWhenUsed/>
    <w:rsid w:val="00BC3632"/>
    <w:rPr>
      <w:i/>
      <w:iCs/>
    </w:rPr>
  </w:style>
  <w:style w:type="paragraph" w:customStyle="1" w:styleId="Default">
    <w:name w:val="Default"/>
    <w:rsid w:val="00BC3632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FF719C"/>
    <w:pPr>
      <w:spacing w:after="0" w:line="240" w:lineRule="auto"/>
    </w:pPr>
    <w:rPr>
      <w:rFonts w:ascii="Times" w:eastAsia="Times New Roman" w:hAnsi="Times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619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19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13" Type="http://schemas.openxmlformats.org/officeDocument/2006/relationships/image" Target="media/image4.png" /><Relationship Id="rId18" Type="http://schemas.openxmlformats.org/officeDocument/2006/relationships/image" Target="media/image9.png" /><Relationship Id="rId26" Type="http://schemas.openxmlformats.org/officeDocument/2006/relationships/image" Target="media/image17.png" /><Relationship Id="rId39" Type="http://schemas.openxmlformats.org/officeDocument/2006/relationships/theme" Target="theme/theme1.xml" /><Relationship Id="rId3" Type="http://schemas.openxmlformats.org/officeDocument/2006/relationships/styles" Target="styles.xml" /><Relationship Id="rId21" Type="http://schemas.openxmlformats.org/officeDocument/2006/relationships/image" Target="media/image12.png" /><Relationship Id="rId34" Type="http://schemas.openxmlformats.org/officeDocument/2006/relationships/image" Target="media/image25.png" /><Relationship Id="rId7" Type="http://schemas.openxmlformats.org/officeDocument/2006/relationships/endnotes" Target="endnotes.xml" /><Relationship Id="rId12" Type="http://schemas.openxmlformats.org/officeDocument/2006/relationships/image" Target="media/image3.png" /><Relationship Id="rId17" Type="http://schemas.openxmlformats.org/officeDocument/2006/relationships/image" Target="media/image8.png" /><Relationship Id="rId25" Type="http://schemas.openxmlformats.org/officeDocument/2006/relationships/image" Target="media/image16.png" /><Relationship Id="rId33" Type="http://schemas.openxmlformats.org/officeDocument/2006/relationships/image" Target="media/image24.png" /><Relationship Id="rId38" Type="http://schemas.microsoft.com/office/2011/relationships/people" Target="people.xml" /><Relationship Id="rId2" Type="http://schemas.openxmlformats.org/officeDocument/2006/relationships/numbering" Target="numbering.xml" /><Relationship Id="rId16" Type="http://schemas.openxmlformats.org/officeDocument/2006/relationships/image" Target="media/image7.png" /><Relationship Id="rId20" Type="http://schemas.openxmlformats.org/officeDocument/2006/relationships/image" Target="media/image11.png" /><Relationship Id="rId29" Type="http://schemas.openxmlformats.org/officeDocument/2006/relationships/image" Target="media/image20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2.png" /><Relationship Id="rId24" Type="http://schemas.openxmlformats.org/officeDocument/2006/relationships/image" Target="media/image15.png" /><Relationship Id="rId32" Type="http://schemas.openxmlformats.org/officeDocument/2006/relationships/image" Target="media/image23.png" /><Relationship Id="rId37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6.png" /><Relationship Id="rId23" Type="http://schemas.openxmlformats.org/officeDocument/2006/relationships/image" Target="media/image14.png" /><Relationship Id="rId28" Type="http://schemas.openxmlformats.org/officeDocument/2006/relationships/image" Target="media/image19.png" /><Relationship Id="rId36" Type="http://schemas.openxmlformats.org/officeDocument/2006/relationships/image" Target="media/image27.png" /><Relationship Id="rId10" Type="http://schemas.openxmlformats.org/officeDocument/2006/relationships/footer" Target="footer2.xml" /><Relationship Id="rId19" Type="http://schemas.openxmlformats.org/officeDocument/2006/relationships/image" Target="media/image10.png" /><Relationship Id="rId31" Type="http://schemas.openxmlformats.org/officeDocument/2006/relationships/image" Target="media/image22.png" /><Relationship Id="rId4" Type="http://schemas.openxmlformats.org/officeDocument/2006/relationships/settings" Target="settings.xml" /><Relationship Id="rId9" Type="http://schemas.openxmlformats.org/officeDocument/2006/relationships/footer" Target="footer1.xml" /><Relationship Id="rId14" Type="http://schemas.openxmlformats.org/officeDocument/2006/relationships/image" Target="media/image5.png" /><Relationship Id="rId22" Type="http://schemas.openxmlformats.org/officeDocument/2006/relationships/image" Target="media/image13.png" /><Relationship Id="rId27" Type="http://schemas.openxmlformats.org/officeDocument/2006/relationships/image" Target="media/image18.png" /><Relationship Id="rId30" Type="http://schemas.openxmlformats.org/officeDocument/2006/relationships/image" Target="media/image21.png" /><Relationship Id="rId35" Type="http://schemas.openxmlformats.org/officeDocument/2006/relationships/image" Target="media/image26.pn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5E3AC7-DEC9-48D2-ADED-1F092C50BAB0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647</Words>
  <Characters>3691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Guía de definición del proyecto</vt:lpstr>
      <vt:lpstr/>
    </vt:vector>
  </TitlesOfParts>
  <Company>Personal</Company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definición del proyecto</dc:title>
  <dc:creator>Oswaldo Ceballos Zavala</dc:creator>
  <cp:lastModifiedBy>Carlos May</cp:lastModifiedBy>
  <cp:revision>2</cp:revision>
  <cp:lastPrinted>2011-05-20T22:51:00Z</cp:lastPrinted>
  <dcterms:created xsi:type="dcterms:W3CDTF">2024-03-19T19:03:00Z</dcterms:created>
  <dcterms:modified xsi:type="dcterms:W3CDTF">2024-03-19T19:03:00Z</dcterms:modified>
</cp:coreProperties>
</file>